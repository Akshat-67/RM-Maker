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D5ECF" w:rsidRDefault="008D5ECF">
      <w:pPr>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Default="008D5ECF">
      <w:pPr>
        <w:ind w:left="4140"/>
        <w:jc w:val="both"/>
        <w:rPr>
          <w:rFonts w:ascii="Arial" w:eastAsia="Arial" w:hAnsi="Arial" w:cs="Arial"/>
          <w:b/>
          <w:bCs/>
          <w:u w:val="single"/>
        </w:rPr>
      </w:pPr>
    </w:p>
    <w:p w:rsidR="008D5ECF" w:rsidRPr="00515330" w:rsidRDefault="00534A98">
      <w:pPr>
        <w:ind w:left="4140"/>
      </w:pPr>
      <w:r w:rsidRPr="00515330">
        <w:rPr>
          <w:rFonts w:ascii="Arial" w:eastAsia="Arial" w:hAnsi="Arial" w:cs="Arial"/>
          <w:b/>
          <w:bCs/>
          <w:u w:val="single"/>
        </w:rPr>
        <w:t>Loan Amount – {{</w:t>
      </w:r>
      <w:proofErr w:type="spellStart"/>
      <w:proofErr w:type="gramStart"/>
      <w:r w:rsidRPr="00515330">
        <w:rPr>
          <w:rFonts w:ascii="Arial" w:eastAsia="Arial" w:hAnsi="Arial" w:cs="Arial"/>
          <w:b/>
          <w:bCs/>
          <w:u w:val="single"/>
        </w:rPr>
        <w:t>ls</w:t>
      </w:r>
      <w:proofErr w:type="spellEnd"/>
      <w:r w:rsidRPr="00515330">
        <w:rPr>
          <w:rFonts w:ascii="Arial" w:eastAsia="Arial" w:hAnsi="Arial" w:cs="Arial"/>
          <w:b/>
          <w:bCs/>
          <w:u w:val="single"/>
        </w:rPr>
        <w:t>[</w:t>
      </w:r>
      <w:proofErr w:type="gramEnd"/>
      <w:r w:rsidRPr="00515330">
        <w:rPr>
          <w:rFonts w:ascii="Arial" w:eastAsia="Arial" w:hAnsi="Arial" w:cs="Arial"/>
          <w:b/>
          <w:bCs/>
          <w:u w:val="single"/>
        </w:rPr>
        <w:t>0].a}}/-</w:t>
      </w:r>
    </w:p>
    <w:p w:rsidR="008D5ECF" w:rsidRPr="00515330" w:rsidRDefault="00534A98">
      <w:pPr>
        <w:ind w:left="4140"/>
      </w:pPr>
      <w:proofErr w:type="gramStart"/>
      <w:r w:rsidRPr="00515330">
        <w:rPr>
          <w:rFonts w:ascii="Arial" w:eastAsia="Arial" w:hAnsi="Arial" w:cs="Arial"/>
          <w:b/>
          <w:bCs/>
          <w:u w:val="single"/>
        </w:rPr>
        <w:t>Stamp :</w:t>
      </w:r>
      <w:proofErr w:type="gramEnd"/>
      <w:r w:rsidRPr="00515330">
        <w:rPr>
          <w:rFonts w:ascii="Arial" w:eastAsia="Arial" w:hAnsi="Arial" w:cs="Arial"/>
          <w:b/>
          <w:bCs/>
          <w:u w:val="single"/>
        </w:rPr>
        <w:t xml:space="preserve"> {{</w:t>
      </w:r>
      <w:proofErr w:type="spellStart"/>
      <w:r w:rsidRPr="00515330">
        <w:rPr>
          <w:rFonts w:ascii="Arial" w:eastAsia="Arial" w:hAnsi="Arial" w:cs="Arial"/>
          <w:b/>
          <w:bCs/>
          <w:u w:val="single"/>
        </w:rPr>
        <w:t>stamp_duty</w:t>
      </w:r>
      <w:proofErr w:type="spellEnd"/>
      <w:r w:rsidRPr="00515330">
        <w:rPr>
          <w:rFonts w:ascii="Arial" w:eastAsia="Arial" w:hAnsi="Arial" w:cs="Arial"/>
          <w:b/>
          <w:bCs/>
          <w:u w:val="single"/>
        </w:rPr>
        <w:t>}}/-</w:t>
      </w:r>
    </w:p>
    <w:p w:rsidR="008D5ECF" w:rsidRPr="00515330" w:rsidRDefault="00534A98">
      <w:pPr>
        <w:ind w:left="4140"/>
      </w:pPr>
      <w:proofErr w:type="spellStart"/>
      <w:r w:rsidRPr="00515330">
        <w:rPr>
          <w:rFonts w:ascii="Arial" w:eastAsia="Arial" w:hAnsi="Arial" w:cs="Arial"/>
          <w:b/>
          <w:bCs/>
          <w:u w:val="single"/>
        </w:rPr>
        <w:t>Regstration</w:t>
      </w:r>
      <w:proofErr w:type="spellEnd"/>
      <w:r w:rsidRPr="00515330">
        <w:rPr>
          <w:rFonts w:ascii="Arial" w:eastAsia="Arial" w:hAnsi="Arial" w:cs="Arial"/>
          <w:b/>
          <w:bCs/>
          <w:u w:val="single"/>
        </w:rPr>
        <w:t xml:space="preserve"> </w:t>
      </w:r>
      <w:proofErr w:type="gramStart"/>
      <w:r w:rsidRPr="00515330">
        <w:rPr>
          <w:rFonts w:ascii="Arial" w:eastAsia="Arial" w:hAnsi="Arial" w:cs="Arial"/>
          <w:b/>
          <w:bCs/>
          <w:u w:val="single"/>
        </w:rPr>
        <w:t>Fee :</w:t>
      </w:r>
      <w:proofErr w:type="gramEnd"/>
      <w:r w:rsidRPr="00515330">
        <w:rPr>
          <w:rFonts w:ascii="Arial" w:eastAsia="Arial" w:hAnsi="Arial" w:cs="Arial"/>
          <w:b/>
          <w:bCs/>
          <w:u w:val="single"/>
        </w:rPr>
        <w:t xml:space="preserve"> {{</w:t>
      </w:r>
      <w:proofErr w:type="spellStart"/>
      <w:r w:rsidRPr="00515330">
        <w:rPr>
          <w:rFonts w:ascii="Arial" w:eastAsia="Arial" w:hAnsi="Arial" w:cs="Arial"/>
          <w:b/>
          <w:bCs/>
          <w:u w:val="single"/>
        </w:rPr>
        <w:t>reg_fee</w:t>
      </w:r>
      <w:proofErr w:type="spellEnd"/>
      <w:r w:rsidRPr="00515330">
        <w:rPr>
          <w:rFonts w:ascii="Arial" w:eastAsia="Arial" w:hAnsi="Arial" w:cs="Arial"/>
          <w:b/>
          <w:bCs/>
          <w:u w:val="single"/>
        </w:rPr>
        <w:t>}}/-</w:t>
      </w:r>
    </w:p>
    <w:p w:rsidR="008D5ECF" w:rsidRPr="00515330" w:rsidRDefault="00534A98">
      <w:pPr>
        <w:ind w:left="4140"/>
      </w:pPr>
      <w:proofErr w:type="gramStart"/>
      <w:r w:rsidRPr="00515330">
        <w:rPr>
          <w:rFonts w:ascii="Arial" w:eastAsia="Arial" w:hAnsi="Arial" w:cs="Arial"/>
          <w:b/>
          <w:bCs/>
          <w:u w:val="single"/>
        </w:rPr>
        <w:t>CSI :</w:t>
      </w:r>
      <w:proofErr w:type="gramEnd"/>
      <w:r w:rsidRPr="00515330">
        <w:rPr>
          <w:rFonts w:ascii="Arial" w:eastAsia="Arial" w:hAnsi="Arial" w:cs="Arial"/>
          <w:b/>
          <w:bCs/>
          <w:u w:val="single"/>
        </w:rPr>
        <w:t xml:space="preserve"> {{</w:t>
      </w:r>
      <w:proofErr w:type="spellStart"/>
      <w:r w:rsidRPr="00515330">
        <w:rPr>
          <w:rFonts w:ascii="Arial" w:eastAsia="Arial" w:hAnsi="Arial" w:cs="Arial"/>
          <w:b/>
          <w:bCs/>
          <w:u w:val="single"/>
        </w:rPr>
        <w:t>csi_fee</w:t>
      </w:r>
      <w:proofErr w:type="spellEnd"/>
      <w:r w:rsidRPr="00515330">
        <w:rPr>
          <w:rFonts w:ascii="Arial" w:eastAsia="Arial" w:hAnsi="Arial" w:cs="Arial"/>
          <w:b/>
          <w:bCs/>
          <w:u w:val="single"/>
        </w:rPr>
        <w:t>}}/-</w:t>
      </w:r>
    </w:p>
    <w:p w:rsidR="008D5ECF" w:rsidRPr="00515330" w:rsidRDefault="00534A98">
      <w:pPr>
        <w:ind w:left="4140"/>
      </w:pPr>
      <w:r w:rsidRPr="00515330">
        <w:rPr>
          <w:rFonts w:ascii="Arial" w:eastAsia="Arial" w:hAnsi="Arial" w:cs="Arial"/>
          <w:b/>
          <w:bCs/>
          <w:u w:val="single"/>
        </w:rPr>
        <w:t>(Location - {{</w:t>
      </w:r>
      <w:proofErr w:type="spellStart"/>
      <w:r w:rsidRPr="00515330">
        <w:rPr>
          <w:rFonts w:ascii="Arial" w:eastAsia="Arial" w:hAnsi="Arial" w:cs="Arial"/>
          <w:b/>
          <w:bCs/>
          <w:u w:val="single"/>
        </w:rPr>
        <w:t>loc</w:t>
      </w:r>
      <w:proofErr w:type="spellEnd"/>
      <w:r w:rsidRPr="00515330">
        <w:rPr>
          <w:rFonts w:ascii="Arial" w:eastAsia="Arial" w:hAnsi="Arial" w:cs="Arial"/>
          <w:b/>
          <w:bCs/>
          <w:u w:val="single"/>
        </w:rPr>
        <w:t>}})</w:t>
      </w:r>
    </w:p>
    <w:p w:rsidR="008D5ECF" w:rsidRPr="00515330" w:rsidRDefault="008D5ECF">
      <w:pPr>
        <w:rPr>
          <w:rFonts w:ascii="Arial" w:eastAsia="Arial" w:hAnsi="Arial" w:cs="Arial"/>
          <w:b/>
          <w:bCs/>
          <w:u w:val="single"/>
        </w:rPr>
      </w:pPr>
    </w:p>
    <w:p w:rsidR="008D5ECF" w:rsidRPr="00515330" w:rsidRDefault="00534A98">
      <w:pPr>
        <w:jc w:val="center"/>
        <w:rPr>
          <w:rFonts w:ascii="Arial" w:eastAsia="Arial" w:hAnsi="Arial" w:cs="Arial"/>
          <w:b/>
          <w:bCs/>
          <w:sz w:val="30"/>
          <w:szCs w:val="30"/>
          <w:u w:val="single"/>
        </w:rPr>
      </w:pPr>
      <w:r w:rsidRPr="00515330">
        <w:rPr>
          <w:rFonts w:ascii="Arial" w:eastAsia="Arial" w:hAnsi="Arial" w:cs="Arial"/>
          <w:b/>
          <w:bCs/>
          <w:sz w:val="30"/>
          <w:szCs w:val="30"/>
          <w:u w:val="single"/>
        </w:rPr>
        <w:t>DEED OF SIMPLE MORTGAGE (Without Possession)</w:t>
      </w:r>
    </w:p>
    <w:p w:rsidR="008D5ECF" w:rsidRPr="00515330" w:rsidRDefault="008D5ECF">
      <w:pPr>
        <w:jc w:val="center"/>
        <w:rPr>
          <w:rFonts w:ascii="Arial" w:eastAsia="Arial" w:hAnsi="Arial" w:cs="Arial"/>
          <w:b/>
          <w:bCs/>
          <w:u w:val="single"/>
        </w:rPr>
      </w:pPr>
    </w:p>
    <w:p w:rsidR="008D5ECF" w:rsidRPr="00515330" w:rsidRDefault="00534A98">
      <w:pPr>
        <w:jc w:val="both"/>
        <w:rPr>
          <w:rFonts w:ascii="Arial" w:eastAsia="Arial" w:hAnsi="Arial" w:cs="Arial"/>
        </w:rPr>
      </w:pPr>
      <w:r w:rsidRPr="00515330">
        <w:rPr>
          <w:rFonts w:ascii="Arial" w:eastAsia="Arial" w:hAnsi="Arial" w:cs="Arial"/>
        </w:rPr>
        <w:t xml:space="preserve">THIS DEED OF SIMPLE MORTGAGE is made at Jaipur on this </w:t>
      </w:r>
      <w:r w:rsidRPr="00515330">
        <w:rPr>
          <w:rFonts w:ascii="Arial" w:eastAsia="Arial" w:hAnsi="Arial" w:cs="Arial"/>
          <w:b/>
          <w:bCs/>
        </w:rPr>
        <w:t>{{</w:t>
      </w:r>
      <w:proofErr w:type="spellStart"/>
      <w:r w:rsidRPr="00515330">
        <w:rPr>
          <w:rFonts w:ascii="Arial" w:eastAsia="Arial" w:hAnsi="Arial" w:cs="Arial"/>
          <w:b/>
          <w:bCs/>
        </w:rPr>
        <w:t>exec_date</w:t>
      </w:r>
      <w:proofErr w:type="spellEnd"/>
      <w:r w:rsidRPr="00515330">
        <w:rPr>
          <w:rFonts w:ascii="Arial" w:eastAsia="Arial" w:hAnsi="Arial" w:cs="Arial"/>
          <w:b/>
          <w:bCs/>
        </w:rPr>
        <w:t xml:space="preserve">}} </w:t>
      </w:r>
      <w:r w:rsidRPr="00515330">
        <w:rPr>
          <w:rFonts w:ascii="Arial" w:eastAsia="Arial" w:hAnsi="Arial" w:cs="Arial"/>
        </w:rPr>
        <w:t>between</w:t>
      </w:r>
    </w:p>
    <w:p w:rsidR="008D5ECF" w:rsidRPr="00515330" w:rsidRDefault="008D5ECF">
      <w:pPr>
        <w:jc w:val="both"/>
        <w:rPr>
          <w:rFonts w:ascii="Arial" w:eastAsia="Arial" w:hAnsi="Arial" w:cs="Arial"/>
        </w:rPr>
      </w:pPr>
    </w:p>
    <w:p w:rsidR="008D5ECF" w:rsidRPr="00515330" w:rsidRDefault="00534A98">
      <w:pPr>
        <w:jc w:val="center"/>
        <w:rPr>
          <w:rFonts w:ascii="Arial" w:eastAsia="Arial" w:hAnsi="Arial" w:cs="Arial"/>
          <w:b/>
          <w:bCs/>
        </w:rPr>
      </w:pPr>
      <w:r w:rsidRPr="00515330">
        <w:rPr>
          <w:rFonts w:ascii="Arial" w:eastAsia="Arial" w:hAnsi="Arial" w:cs="Arial"/>
          <w:b/>
          <w:bCs/>
        </w:rPr>
        <w:t>(In case of an Individual)</w:t>
      </w:r>
    </w:p>
    <w:p w:rsidR="008D5ECF" w:rsidRPr="00515330" w:rsidRDefault="008D5ECF">
      <w:pPr>
        <w:jc w:val="center"/>
        <w:rPr>
          <w:rFonts w:ascii="Arial" w:eastAsia="Arial" w:hAnsi="Arial" w:cs="Arial"/>
          <w:b/>
          <w:bCs/>
        </w:rPr>
      </w:pPr>
    </w:p>
    <w:p w:rsidR="008D5ECF" w:rsidRPr="00515330" w:rsidRDefault="00534A98">
      <w:pPr>
        <w:jc w:val="both"/>
        <w:rPr>
          <w:rFonts w:ascii="Arial" w:eastAsia="Arial" w:hAnsi="Arial" w:cs="Arial"/>
        </w:rPr>
      </w:pPr>
      <w:r w:rsidRPr="00515330">
        <w:rPr>
          <w:rFonts w:ascii="Arial" w:eastAsia="Arial" w:hAnsi="Arial" w:cs="Arial"/>
          <w:b/>
          <w:bCs/>
        </w:rPr>
        <w:t>{{</w:t>
      </w:r>
      <w:proofErr w:type="spellStart"/>
      <w:proofErr w:type="gramStart"/>
      <w:r w:rsidRPr="00515330">
        <w:rPr>
          <w:rFonts w:ascii="Arial" w:eastAsia="Arial" w:hAnsi="Arial" w:cs="Arial"/>
          <w:b/>
          <w:bCs/>
        </w:rPr>
        <w:t>bs</w:t>
      </w:r>
      <w:proofErr w:type="spellEnd"/>
      <w:r w:rsidRPr="00515330">
        <w:rPr>
          <w:rFonts w:ascii="Arial" w:eastAsia="Arial" w:hAnsi="Arial" w:cs="Arial"/>
          <w:b/>
          <w:bCs/>
        </w:rPr>
        <w:t>[</w:t>
      </w:r>
      <w:proofErr w:type="gramEnd"/>
      <w:r w:rsidRPr="00515330">
        <w:rPr>
          <w:rFonts w:ascii="Arial" w:eastAsia="Arial" w:hAnsi="Arial" w:cs="Arial"/>
          <w:b/>
          <w:bCs/>
        </w:rPr>
        <w:t xml:space="preserve">0].n}} </w:t>
      </w:r>
      <w:r w:rsidRPr="00515330">
        <w:rPr>
          <w:rFonts w:ascii="Arial" w:eastAsia="Arial" w:hAnsi="Arial" w:cs="Arial"/>
        </w:rPr>
        <w:t>{{</w:t>
      </w:r>
      <w:proofErr w:type="spellStart"/>
      <w:proofErr w:type="gramStart"/>
      <w:r w:rsidRPr="00515330">
        <w:rPr>
          <w:rFonts w:ascii="Arial" w:eastAsia="Arial" w:hAnsi="Arial" w:cs="Arial"/>
        </w:rPr>
        <w:t>bs</w:t>
      </w:r>
      <w:proofErr w:type="spellEnd"/>
      <w:r w:rsidRPr="00515330">
        <w:rPr>
          <w:rFonts w:ascii="Arial" w:eastAsia="Arial" w:hAnsi="Arial" w:cs="Arial"/>
        </w:rPr>
        <w:t>[</w:t>
      </w:r>
      <w:proofErr w:type="gramEnd"/>
      <w:r w:rsidRPr="00515330">
        <w:rPr>
          <w:rFonts w:ascii="Arial" w:eastAsia="Arial" w:hAnsi="Arial" w:cs="Arial"/>
        </w:rPr>
        <w:t>0].s}} {{</w:t>
      </w:r>
      <w:proofErr w:type="spellStart"/>
      <w:r w:rsidRPr="00515330">
        <w:rPr>
          <w:rFonts w:ascii="Arial" w:eastAsia="Arial" w:hAnsi="Arial" w:cs="Arial"/>
        </w:rPr>
        <w:t>bs</w:t>
      </w:r>
      <w:proofErr w:type="spellEnd"/>
      <w:r w:rsidRPr="00515330">
        <w:rPr>
          <w:rFonts w:ascii="Arial" w:eastAsia="Arial" w:hAnsi="Arial" w:cs="Arial"/>
        </w:rPr>
        <w:t>[0].</w:t>
      </w:r>
      <w:proofErr w:type="spellStart"/>
      <w:r w:rsidRPr="00515330">
        <w:rPr>
          <w:rFonts w:ascii="Arial" w:eastAsia="Arial" w:hAnsi="Arial" w:cs="Arial"/>
        </w:rPr>
        <w:t>rn</w:t>
      </w:r>
      <w:proofErr w:type="spellEnd"/>
      <w:r w:rsidRPr="00515330">
        <w:rPr>
          <w:rFonts w:ascii="Arial" w:eastAsia="Arial" w:hAnsi="Arial" w:cs="Arial"/>
        </w:rPr>
        <w:t>}}, Age {{</w:t>
      </w:r>
      <w:proofErr w:type="spellStart"/>
      <w:r w:rsidRPr="00515330">
        <w:rPr>
          <w:rFonts w:ascii="Arial" w:eastAsia="Arial" w:hAnsi="Arial" w:cs="Arial"/>
        </w:rPr>
        <w:t>bs</w:t>
      </w:r>
      <w:proofErr w:type="spellEnd"/>
      <w:r w:rsidRPr="00515330">
        <w:rPr>
          <w:rFonts w:ascii="Arial" w:eastAsia="Arial" w:hAnsi="Arial" w:cs="Arial"/>
        </w:rPr>
        <w:t>[0].a}}, R/o {{</w:t>
      </w:r>
      <w:proofErr w:type="spellStart"/>
      <w:r w:rsidRPr="00515330">
        <w:rPr>
          <w:rFonts w:ascii="Arial" w:eastAsia="Arial" w:hAnsi="Arial" w:cs="Arial"/>
        </w:rPr>
        <w:t>bs</w:t>
      </w:r>
      <w:proofErr w:type="spellEnd"/>
      <w:r w:rsidRPr="00515330">
        <w:rPr>
          <w:rFonts w:ascii="Arial" w:eastAsia="Arial" w:hAnsi="Arial" w:cs="Arial"/>
        </w:rPr>
        <w:t>[0].</w:t>
      </w:r>
      <w:proofErr w:type="spellStart"/>
      <w:r w:rsidRPr="00515330">
        <w:rPr>
          <w:rFonts w:ascii="Arial" w:eastAsia="Arial" w:hAnsi="Arial" w:cs="Arial"/>
        </w:rPr>
        <w:t>adr</w:t>
      </w:r>
      <w:proofErr w:type="spellEnd"/>
      <w:r w:rsidRPr="00515330">
        <w:rPr>
          <w:rFonts w:ascii="Arial" w:eastAsia="Arial" w:hAnsi="Arial" w:cs="Arial"/>
        </w:rPr>
        <w:t>}}, (hereinafter referred to as the “Mortgagor” which expression shall, unless it be repugnant to the subject or context thereof mean and include his / her / their respective heirs, legal representatives, executors, administrators and permitted assigns).</w:t>
      </w:r>
    </w:p>
    <w:p w:rsidR="008D5ECF" w:rsidRPr="00515330" w:rsidRDefault="008D5ECF">
      <w:pPr>
        <w:jc w:val="both"/>
        <w:rPr>
          <w:rFonts w:ascii="Arial" w:eastAsia="Arial" w:hAnsi="Arial" w:cs="Arial"/>
        </w:rPr>
      </w:pPr>
    </w:p>
    <w:p w:rsidR="008D5ECF" w:rsidRPr="00515330" w:rsidRDefault="00534A98">
      <w:pPr>
        <w:jc w:val="center"/>
        <w:rPr>
          <w:rFonts w:ascii="Arial" w:eastAsia="Arial" w:hAnsi="Arial" w:cs="Arial"/>
        </w:rPr>
      </w:pPr>
      <w:r w:rsidRPr="00515330">
        <w:rPr>
          <w:rFonts w:ascii="Arial" w:eastAsia="Arial" w:hAnsi="Arial" w:cs="Arial"/>
        </w:rPr>
        <w:t>And</w:t>
      </w:r>
    </w:p>
    <w:p w:rsidR="008D5ECF" w:rsidRPr="00515330" w:rsidRDefault="008D5ECF">
      <w:pPr>
        <w:jc w:val="center"/>
        <w:rPr>
          <w:rFonts w:ascii="Arial" w:eastAsia="Arial" w:hAnsi="Arial" w:cs="Arial"/>
        </w:rPr>
      </w:pPr>
    </w:p>
    <w:p w:rsidR="008D5ECF" w:rsidRPr="00515330" w:rsidRDefault="00534A98">
      <w:pPr>
        <w:jc w:val="both"/>
        <w:rPr>
          <w:rFonts w:ascii="Arial" w:eastAsia="Arial" w:hAnsi="Arial" w:cs="Arial"/>
        </w:rPr>
      </w:pPr>
      <w:r w:rsidRPr="00515330">
        <w:rPr>
          <w:rFonts w:ascii="Arial" w:eastAsia="Arial" w:hAnsi="Arial" w:cs="Arial"/>
          <w:b/>
          <w:bCs/>
        </w:rPr>
        <w:t xml:space="preserve">WOOD CAPTIAL </w:t>
      </w:r>
      <w:r w:rsidRPr="00515330">
        <w:rPr>
          <w:rFonts w:ascii="Arial" w:eastAsia="Arial" w:hAnsi="Arial" w:cs="Arial"/>
        </w:rPr>
        <w:t xml:space="preserve"> a Company incorporated under the Companies Act, 2013 and having Regd. Office at {{</w:t>
      </w:r>
      <w:proofErr w:type="spellStart"/>
      <w:r w:rsidRPr="00515330">
        <w:rPr>
          <w:rFonts w:ascii="Arial" w:eastAsia="Arial" w:hAnsi="Arial" w:cs="Arial"/>
        </w:rPr>
        <w:t>m.reg_off</w:t>
      </w:r>
      <w:proofErr w:type="spellEnd"/>
      <w:r w:rsidRPr="00515330">
        <w:rPr>
          <w:rFonts w:ascii="Arial" w:eastAsia="Arial" w:hAnsi="Arial" w:cs="Arial"/>
        </w:rPr>
        <w:t>}} Corporate Office: {{</w:t>
      </w:r>
      <w:proofErr w:type="spellStart"/>
      <w:r w:rsidRPr="00515330">
        <w:rPr>
          <w:rFonts w:ascii="Arial" w:eastAsia="Arial" w:hAnsi="Arial" w:cs="Arial"/>
        </w:rPr>
        <w:t>m.corp_off</w:t>
      </w:r>
      <w:proofErr w:type="spellEnd"/>
      <w:r w:rsidRPr="00515330">
        <w:rPr>
          <w:rFonts w:ascii="Arial" w:eastAsia="Arial" w:hAnsi="Arial" w:cs="Arial"/>
        </w:rPr>
        <w:t xml:space="preserve">}} (“The company”), through its Authorized officer Mr. </w:t>
      </w:r>
      <w:r w:rsidRPr="00515330">
        <w:rPr>
          <w:rFonts w:ascii="Arial" w:eastAsia="Arial" w:hAnsi="Arial" w:cs="Arial"/>
          <w:b/>
          <w:bCs/>
        </w:rPr>
        <w:t>{{</w:t>
      </w:r>
      <w:proofErr w:type="spellStart"/>
      <w:r w:rsidRPr="00515330">
        <w:rPr>
          <w:rFonts w:ascii="Arial" w:eastAsia="Arial" w:hAnsi="Arial" w:cs="Arial"/>
          <w:b/>
          <w:bCs/>
        </w:rPr>
        <w:t>bsign.n</w:t>
      </w:r>
      <w:proofErr w:type="spellEnd"/>
      <w:r w:rsidRPr="00515330">
        <w:rPr>
          <w:rFonts w:ascii="Arial" w:eastAsia="Arial" w:hAnsi="Arial" w:cs="Arial"/>
          <w:b/>
          <w:bCs/>
        </w:rPr>
        <w:t xml:space="preserve">}} </w:t>
      </w:r>
      <w:r w:rsidRPr="00515330">
        <w:rPr>
          <w:rFonts w:ascii="Arial" w:eastAsia="Arial" w:hAnsi="Arial" w:cs="Arial"/>
        </w:rPr>
        <w:t>{{</w:t>
      </w:r>
      <w:proofErr w:type="spellStart"/>
      <w:r w:rsidRPr="00515330">
        <w:rPr>
          <w:rFonts w:ascii="Arial" w:eastAsia="Arial" w:hAnsi="Arial" w:cs="Arial"/>
        </w:rPr>
        <w:t>bsign.s</w:t>
      </w:r>
      <w:proofErr w:type="spellEnd"/>
      <w:r w:rsidRPr="00515330">
        <w:rPr>
          <w:rFonts w:ascii="Arial" w:eastAsia="Arial" w:hAnsi="Arial" w:cs="Arial"/>
        </w:rPr>
        <w:t>}} {{</w:t>
      </w:r>
      <w:proofErr w:type="spellStart"/>
      <w:r w:rsidRPr="00515330">
        <w:rPr>
          <w:rFonts w:ascii="Arial" w:eastAsia="Arial" w:hAnsi="Arial" w:cs="Arial"/>
        </w:rPr>
        <w:t>bsign.rn</w:t>
      </w:r>
      <w:proofErr w:type="spellEnd"/>
      <w:r w:rsidRPr="00515330">
        <w:rPr>
          <w:rFonts w:ascii="Arial" w:eastAsia="Arial" w:hAnsi="Arial" w:cs="Arial"/>
        </w:rPr>
        <w:t>}}, R/o {{</w:t>
      </w:r>
      <w:proofErr w:type="spellStart"/>
      <w:r w:rsidRPr="00515330">
        <w:rPr>
          <w:rFonts w:ascii="Arial" w:eastAsia="Arial" w:hAnsi="Arial" w:cs="Arial"/>
        </w:rPr>
        <w:t>bsign.a</w:t>
      </w:r>
      <w:proofErr w:type="spellEnd"/>
      <w:r w:rsidRPr="00515330">
        <w:rPr>
          <w:rFonts w:ascii="Arial" w:eastAsia="Arial" w:hAnsi="Arial" w:cs="Arial"/>
        </w:rPr>
        <w:t>}}, Mob. {{</w:t>
      </w:r>
      <w:proofErr w:type="spellStart"/>
      <w:r w:rsidRPr="00515330">
        <w:rPr>
          <w:rFonts w:ascii="Arial" w:eastAsia="Arial" w:hAnsi="Arial" w:cs="Arial"/>
        </w:rPr>
        <w:t>bsign.mob</w:t>
      </w:r>
      <w:proofErr w:type="spellEnd"/>
      <w:r w:rsidRPr="00515330">
        <w:rPr>
          <w:rFonts w:ascii="Arial" w:eastAsia="Arial" w:hAnsi="Arial" w:cs="Arial"/>
        </w:rPr>
        <w:t xml:space="preserve">}}, </w:t>
      </w:r>
      <w:r w:rsidRPr="00515330">
        <w:rPr>
          <w:rFonts w:ascii="Arial" w:eastAsia="Arial" w:hAnsi="Arial" w:cs="Arial"/>
          <w:b/>
          <w:bCs/>
        </w:rPr>
        <w:t xml:space="preserve">Employee Code {{bsign.ec}} </w:t>
      </w:r>
      <w:r w:rsidRPr="00515330">
        <w:rPr>
          <w:rFonts w:ascii="Arial" w:eastAsia="Arial" w:hAnsi="Arial" w:cs="Arial"/>
        </w:rPr>
        <w:t>hereinafter referred to as "the Mortgagee" (which expression shall, unless it be repugnant to the context or meaning thereof, be deemed to mean and include its successors and assigns) of the Other Part</w:t>
      </w:r>
    </w:p>
    <w:p w:rsidR="008D5ECF" w:rsidRPr="00515330" w:rsidRDefault="00534A9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120" w:line="276" w:lineRule="auto"/>
        <w:ind w:right="385"/>
        <w:jc w:val="both"/>
        <w:rPr>
          <w:rFonts w:ascii="Arial" w:eastAsia="Arial" w:hAnsi="Arial" w:cs="Arial"/>
          <w:color w:val="000000"/>
        </w:rPr>
      </w:pPr>
      <w:r w:rsidRPr="00515330">
        <w:rPr>
          <w:rFonts w:ascii="Arial" w:eastAsia="Arial" w:hAnsi="Arial" w:cs="Arial"/>
          <w:color w:val="000000"/>
        </w:rPr>
        <w:t xml:space="preserve">WHEREAS - </w:t>
      </w:r>
    </w:p>
    <w:p w:rsidR="008D5ECF" w:rsidRPr="00515330" w:rsidRDefault="00534A98">
      <w:pPr>
        <w:keepNext/>
        <w:tabs>
          <w:tab w:val="left" w:pos="2790"/>
        </w:tabs>
        <w:spacing w:after="240" w:line="276" w:lineRule="auto"/>
        <w:jc w:val="both"/>
        <w:rPr>
          <w:rFonts w:ascii="Arial" w:eastAsia="Arial" w:hAnsi="Arial" w:cs="Arial"/>
        </w:rPr>
      </w:pPr>
      <w:r w:rsidRPr="00515330">
        <w:rPr>
          <w:rFonts w:ascii="Arial" w:eastAsia="Arial" w:hAnsi="Arial" w:cs="Arial"/>
          <w:color w:val="000000"/>
        </w:rPr>
        <w:t xml:space="preserve">(1) </w:t>
      </w:r>
      <w:r w:rsidRPr="00515330">
        <w:rPr>
          <w:rFonts w:ascii="Arial" w:eastAsia="Arial" w:hAnsi="Arial" w:cs="Arial"/>
        </w:rPr>
        <w:t xml:space="preserve">The Mortgagors(s) herein is absolutely seized and possessed of or otherwise well </w:t>
      </w:r>
      <w:proofErr w:type="gramStart"/>
      <w:r w:rsidRPr="00515330">
        <w:rPr>
          <w:rFonts w:ascii="Arial" w:eastAsia="Arial" w:hAnsi="Arial" w:cs="Arial"/>
        </w:rPr>
        <w:t>and</w:t>
      </w:r>
      <w:proofErr w:type="gramEnd"/>
      <w:r w:rsidRPr="00515330">
        <w:rPr>
          <w:rFonts w:ascii="Arial" w:eastAsia="Arial" w:hAnsi="Arial" w:cs="Arial"/>
        </w:rPr>
        <w:t xml:space="preserve"> sufficiently entitled to all those properties together with the structures standing thereon described in </w:t>
      </w:r>
      <w:r w:rsidRPr="00515330">
        <w:rPr>
          <w:rFonts w:ascii="Arial" w:eastAsia="Arial" w:hAnsi="Arial" w:cs="Arial"/>
          <w:b/>
          <w:bCs/>
        </w:rPr>
        <w:t xml:space="preserve">the   Annexure I </w:t>
      </w:r>
      <w:r w:rsidRPr="00515330">
        <w:rPr>
          <w:rFonts w:ascii="Arial" w:eastAsia="Arial" w:hAnsi="Arial" w:cs="Arial"/>
        </w:rPr>
        <w:t xml:space="preserve">hereunder written and hereinafter referred to </w:t>
      </w:r>
      <w:r w:rsidRPr="00515330">
        <w:rPr>
          <w:rFonts w:ascii="Arial" w:eastAsia="Arial" w:hAnsi="Arial" w:cs="Arial"/>
        </w:rPr>
        <w:lastRenderedPageBreak/>
        <w:t>as “</w:t>
      </w:r>
      <w:r w:rsidRPr="00515330">
        <w:rPr>
          <w:rFonts w:ascii="Arial" w:eastAsia="Arial" w:hAnsi="Arial" w:cs="Arial"/>
          <w:b/>
          <w:bCs/>
        </w:rPr>
        <w:t>the said Properties</w:t>
      </w:r>
      <w:r w:rsidRPr="00515330">
        <w:rPr>
          <w:rFonts w:ascii="Arial" w:eastAsia="Arial" w:hAnsi="Arial" w:cs="Arial"/>
        </w:rPr>
        <w:t xml:space="preserve">”; </w:t>
      </w:r>
    </w:p>
    <w:p w:rsidR="008D5ECF" w:rsidRPr="00515330" w:rsidRDefault="00534A98">
      <w:pPr>
        <w:spacing w:line="276" w:lineRule="auto"/>
        <w:jc w:val="both"/>
      </w:pPr>
      <w:r w:rsidRPr="00515330">
        <w:rPr>
          <w:rFonts w:ascii="Arial" w:eastAsia="Arial" w:hAnsi="Arial" w:cs="Arial"/>
          <w:color w:val="000000"/>
        </w:rPr>
        <w:t xml:space="preserve">(2) By a Loan Agreement as amended from time to time (the “Loan Agreement”), executed between the Mortgagors(s)/ the Borrower(s) as detailed in the Annexure II and the Mortgagee, the Mortgagee has agreed to grant to the Mortgagors(s) / Borrower(s) and the Mortgagors(s)/ Borrower(s) have agreed to avail from the Mortgagee, on the terms and conditions contained in the Loan Agreement, credit facilities aggregating to </w:t>
      </w:r>
      <w:r w:rsidRPr="00515330">
        <w:rPr>
          <w:rFonts w:ascii="Arial" w:eastAsia="Arial" w:hAnsi="Arial" w:cs="Arial"/>
          <w:b/>
          <w:bCs/>
          <w:color w:val="000000"/>
        </w:rPr>
        <w:t>{{</w:t>
      </w:r>
      <w:proofErr w:type="spellStart"/>
      <w:r w:rsidRPr="00515330">
        <w:rPr>
          <w:rFonts w:ascii="Arial" w:eastAsia="Arial" w:hAnsi="Arial" w:cs="Arial"/>
          <w:b/>
          <w:bCs/>
          <w:color w:val="000000"/>
        </w:rPr>
        <w:t>ls</w:t>
      </w:r>
      <w:proofErr w:type="spellEnd"/>
      <w:r w:rsidRPr="00515330">
        <w:rPr>
          <w:rFonts w:ascii="Arial" w:eastAsia="Arial" w:hAnsi="Arial" w:cs="Arial"/>
          <w:b/>
          <w:bCs/>
          <w:color w:val="000000"/>
        </w:rPr>
        <w:t xml:space="preserve">[0].a}} </w:t>
      </w:r>
      <w:r w:rsidRPr="00515330">
        <w:rPr>
          <w:rFonts w:ascii="Arial" w:eastAsia="Arial" w:hAnsi="Arial" w:cs="Arial"/>
          <w:b/>
          <w:bCs/>
        </w:rPr>
        <w:t>({{</w:t>
      </w:r>
      <w:proofErr w:type="spellStart"/>
      <w:r w:rsidRPr="00515330">
        <w:rPr>
          <w:rFonts w:ascii="Arial" w:eastAsia="Arial" w:hAnsi="Arial" w:cs="Arial"/>
          <w:b/>
          <w:bCs/>
        </w:rPr>
        <w:t>ls</w:t>
      </w:r>
      <w:proofErr w:type="spellEnd"/>
      <w:r w:rsidRPr="00515330">
        <w:rPr>
          <w:rFonts w:ascii="Arial" w:eastAsia="Arial" w:hAnsi="Arial" w:cs="Arial"/>
          <w:b/>
          <w:bCs/>
        </w:rPr>
        <w:t>[0].w}})</w:t>
      </w:r>
      <w:r w:rsidRPr="00515330">
        <w:rPr>
          <w:rFonts w:ascii="Arial" w:eastAsia="Arial" w:hAnsi="Arial" w:cs="Arial"/>
          <w:b/>
          <w:bCs/>
          <w:color w:val="000000"/>
        </w:rPr>
        <w:t>(the said Loan”).</w:t>
      </w:r>
    </w:p>
    <w:p w:rsidR="008D5ECF" w:rsidRPr="00515330" w:rsidRDefault="008D5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rial" w:eastAsia="Arial" w:hAnsi="Arial" w:cs="Arial"/>
          <w:color w:val="000000"/>
        </w:rPr>
      </w:pPr>
    </w:p>
    <w:p w:rsidR="008D5ECF" w:rsidRPr="00515330" w:rsidRDefault="00534A98">
      <w:pPr>
        <w:spacing w:line="276" w:lineRule="auto"/>
        <w:jc w:val="both"/>
        <w:rPr>
          <w:rFonts w:ascii="Arial" w:eastAsia="Arial" w:hAnsi="Arial" w:cs="Arial"/>
          <w:color w:val="000000"/>
        </w:rPr>
      </w:pPr>
      <w:r w:rsidRPr="00515330">
        <w:rPr>
          <w:rFonts w:ascii="Arial" w:eastAsia="Arial" w:hAnsi="Arial" w:cs="Arial"/>
          <w:color w:val="000000"/>
        </w:rPr>
        <w:t xml:space="preserve">(3) One of the terms and conditions of the Loan Agreement is that the said Loan together with all interest, costs, charges, expenses and all other monies </w:t>
      </w:r>
      <w:r w:rsidRPr="00515330">
        <w:rPr>
          <w:rFonts w:ascii="Arial" w:eastAsia="Arial" w:hAnsi="Arial" w:cs="Arial"/>
        </w:rPr>
        <w:t xml:space="preserve">  </w:t>
      </w:r>
      <w:r w:rsidRPr="00515330">
        <w:rPr>
          <w:rFonts w:ascii="Arial" w:eastAsia="Arial" w:hAnsi="Arial" w:cs="Arial"/>
          <w:color w:val="000000"/>
        </w:rPr>
        <w:t xml:space="preserve">whatsoever stipulated in or payable by the </w:t>
      </w:r>
      <w:r w:rsidRPr="00515330">
        <w:rPr>
          <w:rFonts w:ascii="Arial" w:eastAsia="Arial" w:hAnsi="Arial" w:cs="Arial"/>
        </w:rPr>
        <w:t>Mortgagors(s)/Borrower(s)</w:t>
      </w:r>
      <w:r w:rsidRPr="00515330">
        <w:rPr>
          <w:rFonts w:ascii="Arial" w:eastAsia="Arial" w:hAnsi="Arial" w:cs="Arial"/>
          <w:color w:val="000000"/>
        </w:rPr>
        <w:t xml:space="preserve"> under the Loan Agreement shall be secured, inter alia, by a charge on the said Properties. </w:t>
      </w:r>
    </w:p>
    <w:p w:rsidR="008D5ECF" w:rsidRPr="00515330" w:rsidRDefault="008D5ECF">
      <w:pPr>
        <w:spacing w:line="276" w:lineRule="auto"/>
        <w:jc w:val="both"/>
        <w:rPr>
          <w:rFonts w:ascii="Arial" w:eastAsia="Arial" w:hAnsi="Arial" w:cs="Arial"/>
        </w:rPr>
      </w:pPr>
    </w:p>
    <w:p w:rsidR="008D5ECF" w:rsidRPr="00515330" w:rsidRDefault="00534A98">
      <w:pPr>
        <w:spacing w:line="276" w:lineRule="auto"/>
        <w:jc w:val="both"/>
        <w:rPr>
          <w:rFonts w:ascii="Arial" w:eastAsia="Arial" w:hAnsi="Arial" w:cs="Arial"/>
          <w:color w:val="000000"/>
        </w:rPr>
      </w:pPr>
      <w:r w:rsidRPr="00515330">
        <w:rPr>
          <w:rFonts w:ascii="Arial" w:eastAsia="Arial" w:hAnsi="Arial" w:cs="Arial"/>
        </w:rPr>
        <w:t xml:space="preserve">(4) The Mortgagors(s)/Borrower(s) doth hereby declare, confirm and undertake to the Mortgagee that the said Properties are </w:t>
      </w:r>
      <w:r w:rsidRPr="00515330">
        <w:rPr>
          <w:rFonts w:ascii="Arial" w:eastAsia="Arial" w:hAnsi="Arial" w:cs="Arial"/>
          <w:color w:val="000000"/>
        </w:rPr>
        <w:t xml:space="preserve">the absolute properties of the Mortgagors(s) and free from any mortgage, charge, lien or encumbrance whatsoever and are not subject to any </w:t>
      </w:r>
      <w:proofErr w:type="spellStart"/>
      <w:r w:rsidRPr="00515330">
        <w:rPr>
          <w:rFonts w:ascii="Arial" w:eastAsia="Arial" w:hAnsi="Arial" w:cs="Arial"/>
          <w:color w:val="000000"/>
        </w:rPr>
        <w:t>lis</w:t>
      </w:r>
      <w:proofErr w:type="spellEnd"/>
      <w:r w:rsidRPr="00515330">
        <w:rPr>
          <w:rFonts w:ascii="Arial" w:eastAsia="Arial" w:hAnsi="Arial" w:cs="Arial"/>
          <w:color w:val="000000"/>
        </w:rPr>
        <w:t xml:space="preserve"> </w:t>
      </w:r>
      <w:proofErr w:type="spellStart"/>
      <w:r w:rsidRPr="00515330">
        <w:rPr>
          <w:rFonts w:ascii="Arial" w:eastAsia="Arial" w:hAnsi="Arial" w:cs="Arial"/>
          <w:color w:val="000000"/>
        </w:rPr>
        <w:t>pendens</w:t>
      </w:r>
      <w:proofErr w:type="spellEnd"/>
      <w:r w:rsidRPr="00515330">
        <w:rPr>
          <w:rFonts w:ascii="Arial" w:eastAsia="Arial" w:hAnsi="Arial" w:cs="Arial"/>
          <w:color w:val="000000"/>
        </w:rPr>
        <w:t>, against the Mortgagors(s), attachment or other process issued by any Court or authority served on the Mortgagors(s) and that the title of the Mortgagors(s) to the said Properties are clear and marketable</w:t>
      </w:r>
    </w:p>
    <w:p w:rsidR="008D5ECF" w:rsidRPr="00515330" w:rsidRDefault="008D5ECF">
      <w:pPr>
        <w:pBdr>
          <w:top w:val="nil"/>
          <w:left w:val="nil"/>
          <w:bottom w:val="nil"/>
          <w:right w:val="nil"/>
          <w:between w:val="nil"/>
        </w:pBdr>
        <w:spacing w:line="276" w:lineRule="auto"/>
        <w:jc w:val="both"/>
        <w:rPr>
          <w:rFonts w:ascii="Arial" w:eastAsia="Arial" w:hAnsi="Arial" w:cs="Arial"/>
          <w:color w:val="000000"/>
        </w:rPr>
      </w:pPr>
    </w:p>
    <w:p w:rsidR="008D5ECF" w:rsidRPr="00515330" w:rsidRDefault="00534A98">
      <w:pPr>
        <w:keepNext/>
        <w:spacing w:after="240" w:line="276" w:lineRule="auto"/>
        <w:jc w:val="both"/>
        <w:rPr>
          <w:rFonts w:ascii="Arial" w:eastAsia="Arial" w:hAnsi="Arial" w:cs="Arial"/>
        </w:rPr>
      </w:pPr>
      <w:r w:rsidRPr="00515330">
        <w:rPr>
          <w:rFonts w:ascii="Arial" w:eastAsia="Arial" w:hAnsi="Arial" w:cs="Arial"/>
        </w:rPr>
        <w:t>(5) The Mortgagors(s) has agreed to mortgage and the Mortgagee is desirous of accepting mortgage of the said Properties  to secure the Loan, interest, liquidated damages and all other moneys as payable under the aforesaid Loan Agreement(s) and payable hereunder;</w:t>
      </w:r>
    </w:p>
    <w:p w:rsidR="008D5ECF" w:rsidRPr="00515330" w:rsidRDefault="00534A98">
      <w:pPr>
        <w:widowControl/>
        <w:pBdr>
          <w:top w:val="nil"/>
          <w:left w:val="nil"/>
          <w:bottom w:val="nil"/>
          <w:right w:val="nil"/>
          <w:between w:val="nil"/>
        </w:pBdr>
        <w:spacing w:after="240" w:line="276" w:lineRule="auto"/>
        <w:jc w:val="both"/>
        <w:rPr>
          <w:rFonts w:ascii="Arial" w:eastAsia="Arial" w:hAnsi="Arial" w:cs="Arial"/>
          <w:color w:val="000000"/>
        </w:rPr>
      </w:pPr>
      <w:r w:rsidRPr="00515330">
        <w:rPr>
          <w:rFonts w:ascii="Arial" w:eastAsia="Arial" w:hAnsi="Arial" w:cs="Arial"/>
          <w:color w:val="000000"/>
        </w:rPr>
        <w:t xml:space="preserve"> (6) The Mortgagors(s) has complied with all other legal requirements and has obtained all such </w:t>
      </w:r>
      <w:proofErr w:type="spellStart"/>
      <w:r w:rsidRPr="00515330">
        <w:rPr>
          <w:rFonts w:ascii="Arial" w:eastAsia="Arial" w:hAnsi="Arial" w:cs="Arial"/>
          <w:color w:val="000000"/>
        </w:rPr>
        <w:t>authorisations</w:t>
      </w:r>
      <w:proofErr w:type="spellEnd"/>
      <w:r w:rsidRPr="00515330">
        <w:rPr>
          <w:rFonts w:ascii="Arial" w:eastAsia="Arial" w:hAnsi="Arial" w:cs="Arial"/>
          <w:color w:val="000000"/>
        </w:rPr>
        <w:t xml:space="preserve">, as may be required or expedient for creation of the security in </w:t>
      </w:r>
      <w:proofErr w:type="spellStart"/>
      <w:r w:rsidRPr="00515330">
        <w:rPr>
          <w:rFonts w:ascii="Arial" w:eastAsia="Arial" w:hAnsi="Arial" w:cs="Arial"/>
          <w:color w:val="000000"/>
        </w:rPr>
        <w:t>favour</w:t>
      </w:r>
      <w:proofErr w:type="spellEnd"/>
      <w:r w:rsidRPr="00515330">
        <w:rPr>
          <w:rFonts w:ascii="Arial" w:eastAsia="Arial" w:hAnsi="Arial" w:cs="Arial"/>
          <w:color w:val="000000"/>
        </w:rPr>
        <w:t xml:space="preserve"> of the Mortgagee</w:t>
      </w:r>
      <w:r w:rsidRPr="00515330">
        <w:rPr>
          <w:rFonts w:ascii="Arial" w:eastAsia="Arial" w:hAnsi="Arial" w:cs="Arial"/>
          <w:color w:val="008000"/>
        </w:rPr>
        <w:t>.</w:t>
      </w:r>
      <w:r w:rsidRPr="00515330">
        <w:rPr>
          <w:rFonts w:ascii="Arial" w:eastAsia="Arial" w:hAnsi="Arial" w:cs="Arial"/>
          <w:color w:val="000000"/>
        </w:rPr>
        <w:t xml:space="preserve"> </w:t>
      </w:r>
    </w:p>
    <w:p w:rsidR="008D5ECF" w:rsidRPr="00515330" w:rsidRDefault="00534A98">
      <w:pPr>
        <w:widowControl/>
        <w:pBdr>
          <w:top w:val="nil"/>
          <w:left w:val="nil"/>
          <w:bottom w:val="nil"/>
          <w:right w:val="nil"/>
          <w:between w:val="nil"/>
        </w:pBdr>
        <w:spacing w:after="240" w:line="276" w:lineRule="auto"/>
        <w:jc w:val="both"/>
        <w:rPr>
          <w:rFonts w:ascii="Arial" w:eastAsia="Arial" w:hAnsi="Arial" w:cs="Arial"/>
          <w:color w:val="000000"/>
        </w:rPr>
      </w:pPr>
      <w:r w:rsidRPr="00515330">
        <w:rPr>
          <w:rFonts w:ascii="Arial" w:eastAsia="Arial" w:hAnsi="Arial" w:cs="Arial"/>
          <w:color w:val="000000"/>
        </w:rPr>
        <w:t xml:space="preserve">(7) Accordingly, the Mortgagors(s) and the Mortgagee have agreed that the security to be created on the said Properties shall be by way of a simple mortgage being these presents. </w:t>
      </w:r>
    </w:p>
    <w:p w:rsidR="008D5ECF" w:rsidRPr="00515330" w:rsidRDefault="00534A98">
      <w:pPr>
        <w:spacing w:after="240" w:line="276" w:lineRule="auto"/>
        <w:rPr>
          <w:rFonts w:ascii="Arial" w:eastAsia="Arial" w:hAnsi="Arial" w:cs="Arial"/>
          <w:b/>
          <w:bCs/>
        </w:rPr>
      </w:pPr>
      <w:r w:rsidRPr="00515330">
        <w:rPr>
          <w:rFonts w:ascii="Arial" w:eastAsia="Arial" w:hAnsi="Arial" w:cs="Arial"/>
          <w:b/>
          <w:bCs/>
        </w:rPr>
        <w:t>NOW THIS DEED WITNESSETH AND IT IS HEREBY MUTUALLY AGREED AND DECLARED BY AND BETWEEN THE PARTIES HERETO AS UNDER: -</w:t>
      </w:r>
    </w:p>
    <w:p w:rsidR="008D5ECF" w:rsidRPr="00515330" w:rsidRDefault="00534A98">
      <w:pPr>
        <w:spacing w:line="276" w:lineRule="auto"/>
        <w:ind w:right="29"/>
        <w:jc w:val="both"/>
        <w:rPr>
          <w:rFonts w:ascii="Arial" w:eastAsia="Arial" w:hAnsi="Arial" w:cs="Arial"/>
        </w:rPr>
      </w:pPr>
      <w:r w:rsidRPr="00515330">
        <w:rPr>
          <w:rFonts w:ascii="Arial" w:eastAsia="Arial" w:hAnsi="Arial" w:cs="Arial"/>
        </w:rPr>
        <w:t xml:space="preserve">(1) That pursuant to the said Loan Agreement and in consideration of the Mortgagee having agreed to grant/extend loan aggregating to </w:t>
      </w:r>
      <w:proofErr w:type="spellStart"/>
      <w:r w:rsidRPr="00515330">
        <w:rPr>
          <w:rFonts w:ascii="Arial" w:eastAsia="Arial" w:hAnsi="Arial" w:cs="Arial"/>
        </w:rPr>
        <w:t>to</w:t>
      </w:r>
      <w:proofErr w:type="spellEnd"/>
      <w:r w:rsidRPr="00515330">
        <w:rPr>
          <w:rFonts w:ascii="Arial" w:eastAsia="Arial" w:hAnsi="Arial" w:cs="Arial"/>
        </w:rPr>
        <w:t xml:space="preserve"> </w:t>
      </w:r>
      <w:r w:rsidRPr="00515330">
        <w:rPr>
          <w:rFonts w:ascii="Arial" w:eastAsia="Arial" w:hAnsi="Arial" w:cs="Arial"/>
          <w:b/>
          <w:bCs/>
          <w:color w:val="000000"/>
        </w:rPr>
        <w:t>{{</w:t>
      </w:r>
      <w:proofErr w:type="spellStart"/>
      <w:r w:rsidRPr="00515330">
        <w:rPr>
          <w:rFonts w:ascii="Arial" w:eastAsia="Arial" w:hAnsi="Arial" w:cs="Arial"/>
          <w:b/>
          <w:bCs/>
          <w:color w:val="000000"/>
        </w:rPr>
        <w:t>ls</w:t>
      </w:r>
      <w:proofErr w:type="spellEnd"/>
      <w:r w:rsidRPr="00515330">
        <w:rPr>
          <w:rFonts w:ascii="Arial" w:eastAsia="Arial" w:hAnsi="Arial" w:cs="Arial"/>
          <w:b/>
          <w:bCs/>
          <w:color w:val="000000"/>
        </w:rPr>
        <w:t xml:space="preserve">[0].a}} </w:t>
      </w:r>
      <w:r w:rsidRPr="00515330">
        <w:rPr>
          <w:rFonts w:ascii="Arial" w:eastAsia="Arial" w:hAnsi="Arial" w:cs="Arial"/>
          <w:b/>
          <w:bCs/>
        </w:rPr>
        <w:t>({{</w:t>
      </w:r>
      <w:proofErr w:type="spellStart"/>
      <w:r w:rsidRPr="00515330">
        <w:rPr>
          <w:rFonts w:ascii="Arial" w:eastAsia="Arial" w:hAnsi="Arial" w:cs="Arial"/>
          <w:b/>
          <w:bCs/>
        </w:rPr>
        <w:t>ls</w:t>
      </w:r>
      <w:proofErr w:type="spellEnd"/>
      <w:r w:rsidRPr="00515330">
        <w:rPr>
          <w:rFonts w:ascii="Arial" w:eastAsia="Arial" w:hAnsi="Arial" w:cs="Arial"/>
          <w:b/>
          <w:bCs/>
        </w:rPr>
        <w:t>[0].w}})</w:t>
      </w:r>
      <w:r w:rsidRPr="00515330">
        <w:rPr>
          <w:rFonts w:ascii="Arial" w:eastAsia="Arial" w:hAnsi="Arial" w:cs="Arial"/>
        </w:rPr>
        <w:t xml:space="preserve"> on the terms and conditions contained in the Loan Agreement, the Mortgagors(s), hereby covenants with the Mortgagee that the Mortgagors(s) shall repay to the Mortgagee the said Loan and pay interest thereon at the rate and on the dates and in the manner as mentioned in the Loan Agreement and mentioned hereunder written together with compound interest additional interest, liquidated damages, commission, commitment charges, </w:t>
      </w:r>
      <w:proofErr w:type="spellStart"/>
      <w:r w:rsidRPr="00515330">
        <w:rPr>
          <w:rFonts w:ascii="Arial" w:eastAsia="Arial" w:hAnsi="Arial" w:cs="Arial"/>
        </w:rPr>
        <w:t>premia</w:t>
      </w:r>
      <w:proofErr w:type="spellEnd"/>
      <w:r w:rsidRPr="00515330">
        <w:rPr>
          <w:rFonts w:ascii="Arial" w:eastAsia="Arial" w:hAnsi="Arial" w:cs="Arial"/>
        </w:rPr>
        <w:t xml:space="preserve"> on prepayment, costs, charges, expenses and all other moneys payable by law or under the Loan Agreement or payable hereunder</w:t>
      </w:r>
    </w:p>
    <w:p w:rsidR="008D5ECF" w:rsidRPr="00515330" w:rsidRDefault="008D5ECF">
      <w:pPr>
        <w:spacing w:line="276" w:lineRule="auto"/>
        <w:ind w:left="435" w:right="479"/>
        <w:jc w:val="both"/>
        <w:rPr>
          <w:rFonts w:ascii="Arial" w:eastAsia="Arial" w:hAnsi="Arial" w:cs="Arial"/>
        </w:rPr>
      </w:pPr>
    </w:p>
    <w:p w:rsidR="008D5ECF" w:rsidRPr="00515330" w:rsidRDefault="00534A98">
      <w:pPr>
        <w:tabs>
          <w:tab w:val="left" w:pos="375"/>
          <w:tab w:val="left" w:pos="465"/>
          <w:tab w:val="left" w:pos="930"/>
        </w:tabs>
        <w:spacing w:line="276" w:lineRule="auto"/>
        <w:jc w:val="both"/>
        <w:rPr>
          <w:rFonts w:ascii="Arial" w:eastAsia="Arial" w:hAnsi="Arial" w:cs="Arial"/>
        </w:rPr>
      </w:pPr>
      <w:r w:rsidRPr="00515330">
        <w:rPr>
          <w:rFonts w:ascii="Arial" w:eastAsia="Arial" w:hAnsi="Arial" w:cs="Arial"/>
        </w:rPr>
        <w:t>(2) AND</w:t>
      </w:r>
      <w:r w:rsidRPr="00515330">
        <w:rPr>
          <w:rFonts w:ascii="Arial" w:eastAsia="Arial" w:hAnsi="Arial" w:cs="Arial"/>
          <w:b/>
          <w:bCs/>
        </w:rPr>
        <w:t xml:space="preserve"> </w:t>
      </w:r>
      <w:r w:rsidRPr="00515330">
        <w:rPr>
          <w:rFonts w:ascii="Arial" w:eastAsia="Arial" w:hAnsi="Arial" w:cs="Arial"/>
        </w:rPr>
        <w:t xml:space="preserve">the Mortgagors(s) further covenants with the Mortgagee that in the event of </w:t>
      </w:r>
      <w:r w:rsidRPr="00515330">
        <w:rPr>
          <w:rFonts w:ascii="Arial" w:eastAsia="Arial" w:hAnsi="Arial" w:cs="Arial"/>
        </w:rPr>
        <w:lastRenderedPageBreak/>
        <w:t xml:space="preserve">the Mortgagors(s)/Borrower(s) failing to pay any installment of the Loan and/or interest on the respective dates as specified in the </w:t>
      </w:r>
      <w:r w:rsidRPr="00515330">
        <w:rPr>
          <w:rFonts w:ascii="Arial" w:eastAsia="Arial" w:hAnsi="Arial" w:cs="Arial"/>
          <w:b/>
          <w:bCs/>
        </w:rPr>
        <w:t>Loan Agreement</w:t>
      </w:r>
      <w:r w:rsidRPr="00515330">
        <w:rPr>
          <w:rFonts w:ascii="Arial" w:eastAsia="Arial" w:hAnsi="Arial" w:cs="Arial"/>
        </w:rPr>
        <w:t xml:space="preserve">, then in every such case the Mortgagors(s) shall pay to the Mortgagee additional interest as stipulated in the Loan Agreement provided always and it is hereby further agreed that these provisions of default in </w:t>
      </w:r>
    </w:p>
    <w:p w:rsidR="008D5ECF" w:rsidRPr="00515330" w:rsidRDefault="008D5ECF">
      <w:pPr>
        <w:tabs>
          <w:tab w:val="left" w:pos="375"/>
          <w:tab w:val="left" w:pos="465"/>
          <w:tab w:val="left" w:pos="930"/>
        </w:tabs>
        <w:spacing w:line="276" w:lineRule="auto"/>
        <w:jc w:val="both"/>
        <w:rPr>
          <w:rFonts w:ascii="Arial" w:eastAsia="Arial" w:hAnsi="Arial" w:cs="Arial"/>
        </w:rPr>
      </w:pPr>
    </w:p>
    <w:p w:rsidR="008D5ECF" w:rsidRPr="00515330" w:rsidRDefault="00534A98">
      <w:pPr>
        <w:tabs>
          <w:tab w:val="left" w:pos="375"/>
          <w:tab w:val="left" w:pos="465"/>
          <w:tab w:val="left" w:pos="930"/>
        </w:tabs>
        <w:spacing w:line="276" w:lineRule="auto"/>
        <w:jc w:val="both"/>
        <w:rPr>
          <w:rFonts w:ascii="Arial" w:eastAsia="Arial" w:hAnsi="Arial" w:cs="Arial"/>
        </w:rPr>
      </w:pPr>
      <w:r w:rsidRPr="00515330">
        <w:rPr>
          <w:rFonts w:ascii="Arial" w:eastAsia="Arial" w:hAnsi="Arial" w:cs="Arial"/>
        </w:rPr>
        <w:t xml:space="preserve">payment of installment of the Loan and/or interest and clauses relating to additional interest rate shall not in any way be deemed to authorize the Mortgagors(s) to allow any installment of the Loan and/or interest to fall in arrears nor shall it in anywise interfere with, prejudice, limit or affect the powers of sale or entry or any other powers or remedies for securing and enforcing payment of the Mortgage Debt  </w:t>
      </w:r>
    </w:p>
    <w:p w:rsidR="008D5ECF" w:rsidRPr="00515330" w:rsidRDefault="008D5ECF">
      <w:pPr>
        <w:tabs>
          <w:tab w:val="left" w:pos="375"/>
          <w:tab w:val="left" w:pos="465"/>
          <w:tab w:val="left" w:pos="930"/>
        </w:tabs>
        <w:spacing w:line="276" w:lineRule="auto"/>
        <w:jc w:val="both"/>
        <w:rPr>
          <w:rFonts w:ascii="Arial" w:eastAsia="Arial" w:hAnsi="Arial" w:cs="Arial"/>
        </w:rPr>
      </w:pPr>
    </w:p>
    <w:p w:rsidR="008D5ECF" w:rsidRPr="00515330" w:rsidRDefault="00534A98">
      <w:pPr>
        <w:tabs>
          <w:tab w:val="left" w:pos="375"/>
          <w:tab w:val="left" w:pos="465"/>
          <w:tab w:val="left" w:pos="930"/>
        </w:tabs>
        <w:spacing w:line="276" w:lineRule="auto"/>
        <w:jc w:val="both"/>
        <w:rPr>
          <w:rFonts w:ascii="Arial" w:eastAsia="Arial" w:hAnsi="Arial" w:cs="Arial"/>
        </w:rPr>
      </w:pPr>
      <w:r w:rsidRPr="00515330">
        <w:rPr>
          <w:rFonts w:ascii="Arial" w:eastAsia="Arial" w:hAnsi="Arial" w:cs="Arial"/>
        </w:rPr>
        <w:t xml:space="preserve"> (3) AND further  that in consideration aforesaid, the Mortgagors(s) doth hereby transfer by way of mortgage the said Properties  as more particularly described  in the </w:t>
      </w:r>
      <w:r w:rsidRPr="00515330">
        <w:rPr>
          <w:rFonts w:ascii="Arial" w:eastAsia="Arial" w:hAnsi="Arial" w:cs="Arial"/>
          <w:b/>
          <w:bCs/>
        </w:rPr>
        <w:t>Annexure I</w:t>
      </w:r>
      <w:r w:rsidRPr="00515330">
        <w:rPr>
          <w:rFonts w:ascii="Arial" w:eastAsia="Arial" w:hAnsi="Arial" w:cs="Arial"/>
        </w:rPr>
        <w:t xml:space="preserve"> as security for repayment of the said Loan as more particularly described in the </w:t>
      </w:r>
      <w:r w:rsidRPr="00515330">
        <w:rPr>
          <w:rFonts w:ascii="Arial" w:eastAsia="Arial" w:hAnsi="Arial" w:cs="Arial"/>
          <w:b/>
          <w:bCs/>
        </w:rPr>
        <w:t>Annexure II</w:t>
      </w:r>
      <w:r w:rsidRPr="00515330">
        <w:rPr>
          <w:rFonts w:ascii="Arial" w:eastAsia="Arial" w:hAnsi="Arial" w:cs="Arial"/>
        </w:rPr>
        <w:t xml:space="preserve"> together with compound interest additional interest, liquidated damages, commission, commitment charges, premium on prepayment, costs, charges, expenses and all other moneys payable by law or under the Loan Agreements (“Mortgage Debt”) with a condition that on the Mortgagors(s)/Borrower(s) repaying the said Mortgage Debt to Mortgagee , the Mortgagee will redeem the said Properties and shall if so required by the Mortgagors(s) execute a Deed of Release but at the costs of the Mortgagors(s)/Borrower(s).</w:t>
      </w:r>
    </w:p>
    <w:p w:rsidR="008D5ECF" w:rsidRPr="00515330" w:rsidRDefault="008D5ECF">
      <w:pPr>
        <w:tabs>
          <w:tab w:val="left" w:pos="375"/>
          <w:tab w:val="left" w:pos="465"/>
          <w:tab w:val="left" w:pos="930"/>
        </w:tabs>
        <w:spacing w:line="276" w:lineRule="auto"/>
        <w:jc w:val="both"/>
        <w:rPr>
          <w:rFonts w:ascii="Arial" w:eastAsia="Arial" w:hAnsi="Arial" w:cs="Arial"/>
        </w:rPr>
      </w:pPr>
    </w:p>
    <w:p w:rsidR="008D5ECF" w:rsidRPr="00515330" w:rsidRDefault="00534A98">
      <w:pPr>
        <w:tabs>
          <w:tab w:val="left" w:pos="375"/>
          <w:tab w:val="left" w:pos="465"/>
          <w:tab w:val="left" w:pos="930"/>
        </w:tabs>
        <w:spacing w:line="276" w:lineRule="auto"/>
        <w:jc w:val="both"/>
        <w:rPr>
          <w:rFonts w:ascii="Arial" w:eastAsia="Arial" w:hAnsi="Arial" w:cs="Arial"/>
        </w:rPr>
      </w:pPr>
      <w:r w:rsidRPr="00515330">
        <w:rPr>
          <w:rFonts w:ascii="Arial" w:eastAsia="Arial" w:hAnsi="Arial" w:cs="Arial"/>
        </w:rPr>
        <w:t>(4) And if it is further agreed and declared by the Mortgagors(s)/Borrower(s) that in the event of the Mortgagors(s)/Borrower(s) failing to pay the said Mortgage Debt when the same shall become due or on the happening of an event of default as stated in the Loan Agreement, to have the said Properties sold through any competent Court and to realize and appropriate the said Mortgage Debt out of the net sale proceeds of the said Properties.</w:t>
      </w:r>
    </w:p>
    <w:p w:rsidR="008D5ECF" w:rsidRPr="00515330" w:rsidRDefault="008D5ECF">
      <w:pPr>
        <w:tabs>
          <w:tab w:val="left" w:pos="2242"/>
        </w:tabs>
        <w:spacing w:line="276" w:lineRule="auto"/>
        <w:rPr>
          <w:rFonts w:ascii="Arial" w:eastAsia="Arial" w:hAnsi="Arial" w:cs="Arial"/>
        </w:rPr>
      </w:pPr>
    </w:p>
    <w:p w:rsidR="008D5ECF" w:rsidRPr="00515330" w:rsidRDefault="00534A98">
      <w:pPr>
        <w:tabs>
          <w:tab w:val="left" w:pos="2242"/>
        </w:tabs>
        <w:spacing w:line="276" w:lineRule="auto"/>
        <w:jc w:val="both"/>
        <w:rPr>
          <w:rFonts w:ascii="Arial" w:eastAsia="Arial" w:hAnsi="Arial" w:cs="Arial"/>
        </w:rPr>
      </w:pPr>
      <w:r w:rsidRPr="00515330">
        <w:rPr>
          <w:rFonts w:ascii="Arial" w:eastAsia="Arial" w:hAnsi="Arial" w:cs="Arial"/>
        </w:rPr>
        <w:t>(5) And it is further agreed and declared by the Mortgagors(s)/Borrower(s) that he shall also be liable to pay and shall pay all costs, charges and expenses that the Mortgagee will incur for the protection of the said Properties and or for the realization of the Loan and all monies payable there under and same shall be deemed to form part of the Loan and the security thereof as aforesaid.</w:t>
      </w:r>
      <w:ins w:id="0" w:author="Medha" w:date="2007-08-25T12:02:00Z">
        <w:r w:rsidRPr="00515330">
          <w:rPr>
            <w:rFonts w:ascii="Arial" w:eastAsia="Arial" w:hAnsi="Arial" w:cs="Arial"/>
          </w:rPr>
          <w:t xml:space="preserve"> </w:t>
        </w:r>
      </w:ins>
    </w:p>
    <w:p w:rsidR="008D5ECF" w:rsidRPr="00515330" w:rsidRDefault="008D5ECF">
      <w:pPr>
        <w:tabs>
          <w:tab w:val="left" w:pos="2242"/>
        </w:tabs>
        <w:spacing w:line="276" w:lineRule="auto"/>
        <w:jc w:val="both"/>
        <w:rPr>
          <w:rFonts w:ascii="Arial" w:eastAsia="Arial" w:hAnsi="Arial" w:cs="Arial"/>
        </w:rPr>
      </w:pPr>
    </w:p>
    <w:p w:rsidR="008D5ECF" w:rsidRPr="00515330" w:rsidRDefault="008D5ECF">
      <w:pPr>
        <w:tabs>
          <w:tab w:val="left" w:pos="2242"/>
        </w:tabs>
        <w:spacing w:line="276" w:lineRule="auto"/>
        <w:jc w:val="both"/>
        <w:rPr>
          <w:rFonts w:ascii="Arial" w:eastAsia="Arial" w:hAnsi="Arial" w:cs="Arial"/>
        </w:rPr>
      </w:pPr>
    </w:p>
    <w:p w:rsidR="008D5ECF" w:rsidRPr="00515330" w:rsidRDefault="008D5ECF">
      <w:pPr>
        <w:pBdr>
          <w:bottom w:val="single" w:sz="4" w:space="1" w:color="000000"/>
        </w:pBdr>
        <w:tabs>
          <w:tab w:val="left" w:pos="375"/>
          <w:tab w:val="left" w:pos="465"/>
          <w:tab w:val="left" w:pos="930"/>
        </w:tabs>
        <w:spacing w:line="276" w:lineRule="auto"/>
        <w:jc w:val="both"/>
        <w:rPr>
          <w:rFonts w:ascii="Arial" w:eastAsia="Arial" w:hAnsi="Arial" w:cs="Arial"/>
        </w:rPr>
      </w:pPr>
    </w:p>
    <w:p w:rsidR="008D5ECF" w:rsidRPr="00515330" w:rsidRDefault="00534A98">
      <w:pPr>
        <w:pBdr>
          <w:top w:val="nil"/>
          <w:left w:val="nil"/>
          <w:bottom w:val="single" w:sz="4" w:space="1" w:color="000000"/>
          <w:right w:val="nil"/>
          <w:between w:val="nil"/>
        </w:pBdr>
        <w:tabs>
          <w:tab w:val="left" w:pos="375"/>
          <w:tab w:val="left" w:pos="465"/>
          <w:tab w:val="left" w:pos="930"/>
        </w:tabs>
        <w:spacing w:after="240" w:line="276" w:lineRule="auto"/>
        <w:jc w:val="both"/>
        <w:rPr>
          <w:rFonts w:ascii="Arial" w:eastAsia="Arial" w:hAnsi="Arial" w:cs="Arial"/>
          <w:color w:val="000000"/>
        </w:rPr>
      </w:pPr>
      <w:r w:rsidRPr="00515330">
        <w:rPr>
          <w:rFonts w:ascii="Arial" w:eastAsia="Arial" w:hAnsi="Arial" w:cs="Arial"/>
          <w:color w:val="000000"/>
        </w:rPr>
        <w:t xml:space="preserve">(6) AND it is further agreed by the Mortgagors(s) that the  Mortgagors(s) shall, at all times during the continuance of the security hereby created duly and punctually pay any imposts, duties, taxes, premium and outgoings which become lawfully payable by the Mortgagors(s) in respect of the said Premises or any part thereof, in connection with the carrying out by the Mortgagors(s) or maintenance of any business or operations thereon, except where the Mortgagors(s) is contesting the same in good faith and has, if there has been a final determination by any </w:t>
      </w:r>
      <w:r w:rsidRPr="00515330">
        <w:rPr>
          <w:rFonts w:ascii="Arial" w:eastAsia="Arial" w:hAnsi="Arial" w:cs="Arial"/>
          <w:color w:val="000000"/>
        </w:rPr>
        <w:lastRenderedPageBreak/>
        <w:t>governmental authority, made adequate reserves for the payment of the same, if they are found to be due and shall prevent any part of such Properties from becoming charged with the payment of any such imposts, duties and taxes payable by the Mortgagors(s) and shall punctually discharge all claims and pay all the taxes, duties and imposts which under applicable law are payable by the Mortgagors(s) and would affect the security created hereunder.  If the Mortgagors(s) fails to pay the imposts, stamp duties, other duties, taxes or other charges payable hereinabove, then the Mortgagee is not obligated to pay such amounts, on behalf of the Mortgagors(s).</w:t>
      </w:r>
    </w:p>
    <w:p w:rsidR="008D5ECF" w:rsidRPr="00515330" w:rsidRDefault="00534A98">
      <w:pPr>
        <w:tabs>
          <w:tab w:val="left" w:pos="375"/>
          <w:tab w:val="left" w:pos="465"/>
          <w:tab w:val="left" w:pos="930"/>
        </w:tabs>
        <w:spacing w:line="276" w:lineRule="auto"/>
        <w:jc w:val="both"/>
        <w:rPr>
          <w:rFonts w:ascii="Arial" w:eastAsia="Arial" w:hAnsi="Arial" w:cs="Arial"/>
        </w:rPr>
      </w:pPr>
      <w:r w:rsidRPr="00515330">
        <w:rPr>
          <w:rFonts w:ascii="Arial" w:eastAsia="Arial" w:hAnsi="Arial" w:cs="Arial"/>
        </w:rPr>
        <w:t xml:space="preserve">(7) AND it is further agreed and declared by  the Mortgagors(s) that  so long as any moneys shall remain due on the security of these presents keep the said Properties  insured with an insurance company acceptable to the Mortgagee up to the replacement value thereof as approved by the Mortgagee against fire, lightening, explosion, earthquake, riot, storm, tempest, flood and such other risks as may be specified by the Mortgagee and pay all premium and other sums payable for such purpose at least eight days before the day on which the same respectively ought to be paid and will on demand deliver to the Mortgagee the policy or policies of insurance and due receipt for every such payment duly endorsed and assigned in </w:t>
      </w:r>
      <w:proofErr w:type="spellStart"/>
      <w:r w:rsidRPr="00515330">
        <w:rPr>
          <w:rFonts w:ascii="Arial" w:eastAsia="Arial" w:hAnsi="Arial" w:cs="Arial"/>
        </w:rPr>
        <w:t>favour</w:t>
      </w:r>
      <w:proofErr w:type="spellEnd"/>
      <w:r w:rsidRPr="00515330">
        <w:rPr>
          <w:rFonts w:ascii="Arial" w:eastAsia="Arial" w:hAnsi="Arial" w:cs="Arial"/>
        </w:rPr>
        <w:t xml:space="preserve"> of the Mortgagee and that the Mortgagors(s) will not at any time hereafter during the continuance of any such insurance as aforesaid do any act or commit any default whereby the said insurance  may be rendered void or voidable or an increased premium become payable therefore and shall and will in case at any time during the continuance of this security </w:t>
      </w:r>
      <w:proofErr w:type="spellStart"/>
      <w:r w:rsidRPr="00515330">
        <w:rPr>
          <w:rFonts w:ascii="Arial" w:eastAsia="Arial" w:hAnsi="Arial" w:cs="Arial"/>
        </w:rPr>
        <w:t>the</w:t>
      </w:r>
      <w:proofErr w:type="spellEnd"/>
      <w:r w:rsidRPr="00515330">
        <w:rPr>
          <w:rFonts w:ascii="Arial" w:eastAsia="Arial" w:hAnsi="Arial" w:cs="Arial"/>
        </w:rPr>
        <w:t xml:space="preserve"> said insurance shall by any means become void or voidable forthwith at their own costs effect a new insurance in lieu of such void or voidable insurance in the name of the Mortgagee in some insurance office to be approved by the Mortgagee in the replacement value thereof AND THAT if default shall be made in insuring or keeping the said Properties insured as aforesaid  it shall be lawful for the Mortgagee on giving 24 </w:t>
      </w:r>
      <w:proofErr w:type="spellStart"/>
      <w:r w:rsidRPr="00515330">
        <w:rPr>
          <w:rFonts w:ascii="Arial" w:eastAsia="Arial" w:hAnsi="Arial" w:cs="Arial"/>
        </w:rPr>
        <w:t>hours notice</w:t>
      </w:r>
      <w:proofErr w:type="spellEnd"/>
      <w:r w:rsidRPr="00515330">
        <w:rPr>
          <w:rFonts w:ascii="Arial" w:eastAsia="Arial" w:hAnsi="Arial" w:cs="Arial"/>
        </w:rPr>
        <w:t xml:space="preserve"> to insure and keep insured the said Properties and that the Mortgagors(s) will on demand repay to the Mortgagee every sum of money expended for that purpose by the Mortgagee with interest thereon at the rate  payable on the Loan from the time of the same respectively having been so expended and that until such repayment the same shall be a charge upon the said Properties and it is hereby agreed and declared that all sums of money received under or by virtue of any such insurance as aforesaid shall be at the option of the Mortgagee either be forthwith applied in or to </w:t>
      </w:r>
      <w:proofErr w:type="spellStart"/>
      <w:r w:rsidRPr="00515330">
        <w:rPr>
          <w:rFonts w:ascii="Arial" w:eastAsia="Arial" w:hAnsi="Arial" w:cs="Arial"/>
        </w:rPr>
        <w:t>Parganas</w:t>
      </w:r>
      <w:proofErr w:type="spellEnd"/>
      <w:r w:rsidRPr="00515330">
        <w:rPr>
          <w:rFonts w:ascii="Arial" w:eastAsia="Arial" w:hAnsi="Arial" w:cs="Arial"/>
        </w:rPr>
        <w:t xml:space="preserve"> the substantially rebuilding, reinstating and repairing the said Premises or in or to </w:t>
      </w:r>
      <w:proofErr w:type="spellStart"/>
      <w:r w:rsidRPr="00515330">
        <w:rPr>
          <w:rFonts w:ascii="Arial" w:eastAsia="Arial" w:hAnsi="Arial" w:cs="Arial"/>
        </w:rPr>
        <w:t>Parganas</w:t>
      </w:r>
      <w:proofErr w:type="spellEnd"/>
      <w:r w:rsidRPr="00515330">
        <w:rPr>
          <w:rFonts w:ascii="Arial" w:eastAsia="Arial" w:hAnsi="Arial" w:cs="Arial"/>
        </w:rPr>
        <w:t xml:space="preserve"> payment of the principal money and interest for the time being remaining due on the security of these presents</w:t>
      </w:r>
      <w:ins w:id="1" w:author="Medha" w:date="2007-08-25T12:25:00Z">
        <w:r w:rsidRPr="00515330">
          <w:rPr>
            <w:rFonts w:ascii="Arial" w:eastAsia="Arial" w:hAnsi="Arial" w:cs="Arial"/>
          </w:rPr>
          <w:t xml:space="preserve">   </w:t>
        </w:r>
      </w:ins>
    </w:p>
    <w:p w:rsidR="008D5ECF" w:rsidRPr="00515330" w:rsidRDefault="008D5ECF">
      <w:pPr>
        <w:tabs>
          <w:tab w:val="left" w:pos="375"/>
          <w:tab w:val="left" w:pos="465"/>
          <w:tab w:val="left" w:pos="930"/>
        </w:tabs>
        <w:jc w:val="center"/>
        <w:rPr>
          <w:rFonts w:ascii="Arial" w:eastAsia="Arial" w:hAnsi="Arial" w:cs="Arial"/>
          <w:b/>
          <w:bCs/>
        </w:rPr>
      </w:pPr>
    </w:p>
    <w:p w:rsidR="003A1A67" w:rsidRDefault="003A1A67">
      <w:pPr>
        <w:tabs>
          <w:tab w:val="left" w:pos="375"/>
          <w:tab w:val="left" w:pos="465"/>
          <w:tab w:val="left" w:pos="930"/>
        </w:tabs>
        <w:jc w:val="center"/>
        <w:rPr>
          <w:rFonts w:ascii="Arial" w:eastAsia="Arial" w:hAnsi="Arial" w:cs="Arial"/>
          <w:b/>
          <w:bCs/>
        </w:rPr>
      </w:pPr>
    </w:p>
    <w:p w:rsidR="003A1A67" w:rsidRDefault="003A1A67">
      <w:pPr>
        <w:tabs>
          <w:tab w:val="left" w:pos="375"/>
          <w:tab w:val="left" w:pos="465"/>
          <w:tab w:val="left" w:pos="930"/>
        </w:tabs>
        <w:jc w:val="center"/>
        <w:rPr>
          <w:rFonts w:ascii="Arial" w:eastAsia="Arial" w:hAnsi="Arial" w:cs="Arial"/>
          <w:b/>
          <w:bCs/>
        </w:rPr>
      </w:pPr>
    </w:p>
    <w:p w:rsidR="003A1A67" w:rsidRDefault="003A1A67">
      <w:pPr>
        <w:tabs>
          <w:tab w:val="left" w:pos="375"/>
          <w:tab w:val="left" w:pos="465"/>
          <w:tab w:val="left" w:pos="930"/>
        </w:tabs>
        <w:jc w:val="center"/>
        <w:rPr>
          <w:rFonts w:ascii="Arial" w:eastAsia="Arial" w:hAnsi="Arial" w:cs="Arial"/>
          <w:b/>
          <w:bCs/>
        </w:rPr>
      </w:pPr>
    </w:p>
    <w:p w:rsidR="003A1A67" w:rsidRDefault="003A1A67">
      <w:pPr>
        <w:tabs>
          <w:tab w:val="left" w:pos="375"/>
          <w:tab w:val="left" w:pos="465"/>
          <w:tab w:val="left" w:pos="930"/>
        </w:tabs>
        <w:jc w:val="center"/>
        <w:rPr>
          <w:rFonts w:ascii="Arial" w:eastAsia="Arial" w:hAnsi="Arial" w:cs="Arial"/>
          <w:b/>
          <w:bCs/>
        </w:rPr>
      </w:pPr>
    </w:p>
    <w:p w:rsidR="003A1A67" w:rsidRDefault="003A1A67">
      <w:pPr>
        <w:tabs>
          <w:tab w:val="left" w:pos="375"/>
          <w:tab w:val="left" w:pos="465"/>
          <w:tab w:val="left" w:pos="930"/>
        </w:tabs>
        <w:jc w:val="center"/>
        <w:rPr>
          <w:rFonts w:ascii="Arial" w:eastAsia="Arial" w:hAnsi="Arial" w:cs="Arial"/>
          <w:b/>
          <w:bCs/>
        </w:rPr>
      </w:pPr>
    </w:p>
    <w:p w:rsidR="003A1A67" w:rsidRDefault="003A1A67">
      <w:pPr>
        <w:tabs>
          <w:tab w:val="left" w:pos="375"/>
          <w:tab w:val="left" w:pos="465"/>
          <w:tab w:val="left" w:pos="930"/>
        </w:tabs>
        <w:jc w:val="center"/>
        <w:rPr>
          <w:rFonts w:ascii="Arial" w:eastAsia="Arial" w:hAnsi="Arial" w:cs="Arial"/>
          <w:b/>
          <w:bCs/>
        </w:rPr>
      </w:pPr>
    </w:p>
    <w:p w:rsidR="003A1A67" w:rsidRDefault="003A1A67">
      <w:pPr>
        <w:tabs>
          <w:tab w:val="left" w:pos="375"/>
          <w:tab w:val="left" w:pos="465"/>
          <w:tab w:val="left" w:pos="930"/>
        </w:tabs>
        <w:jc w:val="center"/>
        <w:rPr>
          <w:rFonts w:ascii="Arial" w:eastAsia="Arial" w:hAnsi="Arial" w:cs="Arial"/>
          <w:b/>
          <w:bCs/>
        </w:rPr>
      </w:pPr>
    </w:p>
    <w:p w:rsidR="003A1A67" w:rsidRDefault="003A1A67">
      <w:pPr>
        <w:tabs>
          <w:tab w:val="left" w:pos="375"/>
          <w:tab w:val="left" w:pos="465"/>
          <w:tab w:val="left" w:pos="930"/>
        </w:tabs>
        <w:jc w:val="center"/>
        <w:rPr>
          <w:rFonts w:ascii="Arial" w:eastAsia="Arial" w:hAnsi="Arial" w:cs="Arial"/>
          <w:b/>
          <w:bCs/>
        </w:rPr>
      </w:pPr>
    </w:p>
    <w:p w:rsidR="003A1A67" w:rsidRDefault="003A1A67">
      <w:pPr>
        <w:tabs>
          <w:tab w:val="left" w:pos="375"/>
          <w:tab w:val="left" w:pos="465"/>
          <w:tab w:val="left" w:pos="930"/>
        </w:tabs>
        <w:jc w:val="center"/>
        <w:rPr>
          <w:rFonts w:ascii="Arial" w:eastAsia="Arial" w:hAnsi="Arial" w:cs="Arial"/>
          <w:b/>
          <w:bCs/>
        </w:rPr>
      </w:pPr>
    </w:p>
    <w:p w:rsidR="008D5ECF" w:rsidRPr="00515330" w:rsidRDefault="00534A98">
      <w:pPr>
        <w:tabs>
          <w:tab w:val="left" w:pos="375"/>
          <w:tab w:val="left" w:pos="465"/>
          <w:tab w:val="left" w:pos="930"/>
        </w:tabs>
        <w:jc w:val="center"/>
        <w:rPr>
          <w:rFonts w:ascii="Arial" w:eastAsia="Arial" w:hAnsi="Arial" w:cs="Arial"/>
          <w:b/>
          <w:bCs/>
          <w:i/>
          <w:iCs/>
          <w:u w:val="single"/>
        </w:rPr>
      </w:pPr>
      <w:r w:rsidRPr="00515330">
        <w:rPr>
          <w:rFonts w:ascii="Arial" w:eastAsia="Arial" w:hAnsi="Arial" w:cs="Arial"/>
          <w:b/>
          <w:bCs/>
        </w:rPr>
        <w:lastRenderedPageBreak/>
        <w:t>ANNEXURE I</w:t>
      </w:r>
    </w:p>
    <w:p w:rsidR="008D5ECF" w:rsidRPr="00515330" w:rsidRDefault="00534A98">
      <w:pPr>
        <w:tabs>
          <w:tab w:val="left" w:pos="375"/>
          <w:tab w:val="left" w:pos="465"/>
          <w:tab w:val="left" w:pos="930"/>
        </w:tabs>
        <w:jc w:val="both"/>
        <w:rPr>
          <w:rFonts w:ascii="Arial" w:eastAsia="Arial" w:hAnsi="Arial" w:cs="Arial"/>
          <w:b/>
          <w:bCs/>
          <w:i/>
          <w:iCs/>
          <w:u w:val="single"/>
        </w:rPr>
      </w:pPr>
      <w:r w:rsidRPr="00515330">
        <w:rPr>
          <w:rFonts w:ascii="Arial" w:eastAsia="Arial" w:hAnsi="Arial" w:cs="Arial"/>
          <w:b/>
          <w:bCs/>
          <w:i/>
          <w:iCs/>
          <w:u w:val="single"/>
        </w:rPr>
        <w:t>List of Title Deeds/ Documents deposited by the Mortgagors(s) with the Bank and description of the Properties</w:t>
      </w:r>
    </w:p>
    <w:p w:rsidR="008D5ECF" w:rsidRPr="00515330" w:rsidRDefault="008D5ECF">
      <w:pPr>
        <w:tabs>
          <w:tab w:val="left" w:pos="375"/>
          <w:tab w:val="left" w:pos="465"/>
          <w:tab w:val="left" w:pos="930"/>
        </w:tabs>
        <w:jc w:val="both"/>
        <w:rPr>
          <w:rFonts w:ascii="Arial" w:eastAsia="Arial" w:hAnsi="Arial" w:cs="Arial"/>
          <w:b/>
          <w:bCs/>
          <w:i/>
          <w:iCs/>
          <w:u w:val="single"/>
        </w:rPr>
      </w:pPr>
    </w:p>
    <w:p w:rsidR="008D5ECF" w:rsidRPr="00515330" w:rsidRDefault="008D5ECF"/>
    <w:tbl>
      <w:tblPr>
        <w:tblStyle w:val="a"/>
        <w:tblW w:w="9185" w:type="dxa"/>
        <w:tblInd w:w="-120" w:type="dxa"/>
        <w:tblLayout w:type="fixed"/>
        <w:tblLook w:val="0600" w:firstRow="0" w:lastRow="0" w:firstColumn="0" w:lastColumn="0" w:noHBand="1" w:noVBand="1"/>
      </w:tblPr>
      <w:tblGrid>
        <w:gridCol w:w="964"/>
        <w:gridCol w:w="1849"/>
        <w:gridCol w:w="6372"/>
      </w:tblGrid>
      <w:tr w:rsidR="008D5ECF" w:rsidRPr="00515330">
        <w:trPr>
          <w:trHeight w:val="454"/>
        </w:trPr>
        <w:tc>
          <w:tcPr>
            <w:tcW w:w="2813" w:type="dxa"/>
            <w:gridSpan w:val="2"/>
            <w:tcBorders>
              <w:top w:val="single" w:sz="4" w:space="0" w:color="000000"/>
              <w:left w:val="single" w:sz="4" w:space="0" w:color="000000"/>
              <w:bottom w:val="single" w:sz="4" w:space="0" w:color="000000"/>
            </w:tcBorders>
          </w:tcPr>
          <w:p w:rsidR="008D5ECF" w:rsidRPr="00515330" w:rsidRDefault="00534A98">
            <w:pPr>
              <w:jc w:val="center"/>
              <w:rPr>
                <w:rFonts w:ascii="Arial" w:eastAsia="Arial" w:hAnsi="Arial" w:cs="Arial"/>
                <w:b/>
                <w:bCs/>
              </w:rPr>
            </w:pPr>
            <w:r w:rsidRPr="00515330">
              <w:rPr>
                <w:rFonts w:ascii="Arial" w:eastAsia="Arial" w:hAnsi="Arial" w:cs="Arial"/>
                <w:b/>
                <w:bCs/>
              </w:rPr>
              <w:t>Mortgagors(s)</w:t>
            </w:r>
          </w:p>
        </w:tc>
        <w:tc>
          <w:tcPr>
            <w:tcW w:w="6372" w:type="dxa"/>
            <w:tcBorders>
              <w:top w:val="single" w:sz="4" w:space="0" w:color="000000"/>
              <w:left w:val="single" w:sz="4" w:space="0" w:color="000000"/>
              <w:bottom w:val="single" w:sz="4" w:space="0" w:color="000000"/>
              <w:right w:val="single" w:sz="4" w:space="0" w:color="000000"/>
            </w:tcBorders>
          </w:tcPr>
          <w:p w:rsidR="008D5ECF" w:rsidRPr="00515330" w:rsidRDefault="00534A98">
            <w:pPr>
              <w:jc w:val="center"/>
              <w:rPr>
                <w:rFonts w:ascii="Arial" w:eastAsia="Arial" w:hAnsi="Arial" w:cs="Arial"/>
                <w:b/>
                <w:bCs/>
              </w:rPr>
            </w:pPr>
            <w:r w:rsidRPr="00515330">
              <w:rPr>
                <w:rFonts w:ascii="Arial" w:eastAsia="Arial" w:hAnsi="Arial" w:cs="Arial"/>
                <w:b/>
                <w:bCs/>
              </w:rPr>
              <w:t>Description of the Property</w:t>
            </w:r>
          </w:p>
        </w:tc>
      </w:tr>
      <w:tr w:rsidR="008D5ECF" w:rsidRPr="00515330">
        <w:trPr>
          <w:trHeight w:val="1718"/>
        </w:trPr>
        <w:tc>
          <w:tcPr>
            <w:tcW w:w="2813" w:type="dxa"/>
            <w:gridSpan w:val="2"/>
            <w:tcBorders>
              <w:top w:val="single" w:sz="4" w:space="0" w:color="000000"/>
              <w:left w:val="single" w:sz="4" w:space="0" w:color="000000"/>
              <w:bottom w:val="single" w:sz="4" w:space="0" w:color="000000"/>
            </w:tcBorders>
          </w:tcPr>
          <w:p w:rsidR="008D5ECF" w:rsidRPr="00515330" w:rsidRDefault="00534A98">
            <w:pPr>
              <w:spacing w:before="240" w:after="240"/>
              <w:ind w:left="95"/>
            </w:pPr>
            <w:r w:rsidRPr="00515330">
              <w:rPr>
                <w:rFonts w:ascii="Arial" w:eastAsia="Arial" w:hAnsi="Arial" w:cs="Arial"/>
                <w:b/>
                <w:bCs/>
              </w:rPr>
              <w:t>{{</w:t>
            </w:r>
            <w:proofErr w:type="spellStart"/>
            <w:r w:rsidRPr="00515330">
              <w:rPr>
                <w:rFonts w:ascii="Arial" w:eastAsia="Arial" w:hAnsi="Arial" w:cs="Arial"/>
                <w:b/>
                <w:bCs/>
              </w:rPr>
              <w:t>bs</w:t>
            </w:r>
            <w:proofErr w:type="spellEnd"/>
            <w:r w:rsidRPr="00515330">
              <w:rPr>
                <w:rFonts w:ascii="Arial" w:eastAsia="Arial" w:hAnsi="Arial" w:cs="Arial"/>
                <w:b/>
                <w:bCs/>
              </w:rPr>
              <w:t xml:space="preserve">[0].n}} </w:t>
            </w:r>
            <w:r w:rsidRPr="00515330">
              <w:rPr>
                <w:rFonts w:ascii="Arial" w:eastAsia="Arial" w:hAnsi="Arial" w:cs="Arial"/>
              </w:rPr>
              <w:t>{{</w:t>
            </w:r>
            <w:proofErr w:type="spellStart"/>
            <w:r w:rsidRPr="00515330">
              <w:rPr>
                <w:rFonts w:ascii="Arial" w:eastAsia="Arial" w:hAnsi="Arial" w:cs="Arial"/>
              </w:rPr>
              <w:t>bs</w:t>
            </w:r>
            <w:proofErr w:type="spellEnd"/>
            <w:r w:rsidRPr="00515330">
              <w:rPr>
                <w:rFonts w:ascii="Arial" w:eastAsia="Arial" w:hAnsi="Arial" w:cs="Arial"/>
              </w:rPr>
              <w:t>[0].s}} {{</w:t>
            </w:r>
            <w:proofErr w:type="spellStart"/>
            <w:r w:rsidRPr="00515330">
              <w:rPr>
                <w:rFonts w:ascii="Arial" w:eastAsia="Arial" w:hAnsi="Arial" w:cs="Arial"/>
              </w:rPr>
              <w:t>bs</w:t>
            </w:r>
            <w:proofErr w:type="spellEnd"/>
            <w:r w:rsidRPr="00515330">
              <w:rPr>
                <w:rFonts w:ascii="Arial" w:eastAsia="Arial" w:hAnsi="Arial" w:cs="Arial"/>
              </w:rPr>
              <w:t>[0].</w:t>
            </w:r>
            <w:proofErr w:type="spellStart"/>
            <w:r w:rsidRPr="00515330">
              <w:rPr>
                <w:rFonts w:ascii="Arial" w:eastAsia="Arial" w:hAnsi="Arial" w:cs="Arial"/>
              </w:rPr>
              <w:t>rn</w:t>
            </w:r>
            <w:proofErr w:type="spellEnd"/>
            <w:r w:rsidRPr="00515330">
              <w:rPr>
                <w:rFonts w:ascii="Arial" w:eastAsia="Arial" w:hAnsi="Arial" w:cs="Arial"/>
              </w:rPr>
              <w:t>}}</w:t>
            </w:r>
          </w:p>
        </w:tc>
        <w:tc>
          <w:tcPr>
            <w:tcW w:w="6372" w:type="dxa"/>
            <w:tcBorders>
              <w:top w:val="single" w:sz="4" w:space="0" w:color="000000"/>
              <w:left w:val="single" w:sz="4" w:space="0" w:color="000000"/>
              <w:bottom w:val="single" w:sz="4" w:space="0" w:color="000000"/>
              <w:right w:val="single" w:sz="4" w:space="0" w:color="000000"/>
            </w:tcBorders>
          </w:tcPr>
          <w:p w:rsidR="008D5ECF" w:rsidRPr="00515330" w:rsidRDefault="00534A98">
            <w:pPr>
              <w:spacing w:line="276" w:lineRule="auto"/>
              <w:jc w:val="both"/>
            </w:pPr>
            <w:r w:rsidRPr="00515330">
              <w:rPr>
                <w:rFonts w:ascii="Arial" w:eastAsia="Arial" w:hAnsi="Arial" w:cs="Arial"/>
              </w:rPr>
              <w:t>{{</w:t>
            </w:r>
            <w:proofErr w:type="spellStart"/>
            <w:r w:rsidRPr="00515330">
              <w:rPr>
                <w:rFonts w:ascii="Arial" w:eastAsia="Arial" w:hAnsi="Arial" w:cs="Arial"/>
              </w:rPr>
              <w:t>ps</w:t>
            </w:r>
            <w:proofErr w:type="spellEnd"/>
            <w:r w:rsidRPr="00515330">
              <w:rPr>
                <w:rFonts w:ascii="Arial" w:eastAsia="Arial" w:hAnsi="Arial" w:cs="Arial"/>
              </w:rPr>
              <w:t>[0].</w:t>
            </w:r>
            <w:proofErr w:type="spellStart"/>
            <w:r w:rsidRPr="00515330">
              <w:rPr>
                <w:rFonts w:ascii="Arial" w:eastAsia="Arial" w:hAnsi="Arial" w:cs="Arial"/>
              </w:rPr>
              <w:t>adr</w:t>
            </w:r>
            <w:proofErr w:type="spellEnd"/>
            <w:r w:rsidRPr="00515330">
              <w:rPr>
                <w:rFonts w:ascii="Arial" w:eastAsia="Arial" w:hAnsi="Arial" w:cs="Arial"/>
              </w:rPr>
              <w:t>}}</w:t>
            </w:r>
          </w:p>
          <w:p w:rsidR="008D5ECF" w:rsidRPr="00515330" w:rsidRDefault="00F014F0" w:rsidP="00F014F0">
            <w:pPr>
              <w:spacing w:before="240" w:after="240"/>
              <w:jc w:val="center"/>
              <w:rPr>
                <w:rFonts w:ascii="Arial" w:eastAsia="Arial" w:hAnsi="Arial" w:cs="Arial"/>
                <w:i/>
                <w:iCs/>
              </w:rPr>
            </w:pPr>
            <w:r>
              <w:rPr>
                <w:rFonts w:ascii="Arial" w:eastAsia="Arial" w:hAnsi="Arial" w:cs="Arial"/>
                <w:i/>
                <w:iCs/>
              </w:rPr>
              <w:t>Add East, West, North, South</w:t>
            </w:r>
            <w:bookmarkStart w:id="2" w:name="_GoBack"/>
            <w:bookmarkEnd w:id="2"/>
          </w:p>
        </w:tc>
      </w:tr>
      <w:tr w:rsidR="008D5ECF" w:rsidRPr="00515330">
        <w:trPr>
          <w:trHeight w:val="238"/>
        </w:trPr>
        <w:tc>
          <w:tcPr>
            <w:tcW w:w="9185" w:type="dxa"/>
            <w:gridSpan w:val="3"/>
            <w:tcBorders>
              <w:top w:val="single" w:sz="4" w:space="0" w:color="000000"/>
              <w:left w:val="single" w:sz="4" w:space="0" w:color="000000"/>
              <w:bottom w:val="single" w:sz="4" w:space="0" w:color="000000"/>
              <w:right w:val="single" w:sz="4" w:space="0" w:color="000000"/>
            </w:tcBorders>
          </w:tcPr>
          <w:p w:rsidR="008D5ECF" w:rsidRPr="00515330" w:rsidRDefault="00534A98">
            <w:pPr>
              <w:rPr>
                <w:rFonts w:ascii="Arial" w:eastAsia="Arial" w:hAnsi="Arial" w:cs="Arial"/>
                <w:b/>
                <w:bCs/>
              </w:rPr>
            </w:pPr>
            <w:r w:rsidRPr="00515330">
              <w:rPr>
                <w:rFonts w:ascii="Arial" w:eastAsia="Arial" w:hAnsi="Arial" w:cs="Arial"/>
                <w:b/>
                <w:bCs/>
              </w:rPr>
              <w:t xml:space="preserve">                                                Title Documents</w:t>
            </w:r>
          </w:p>
        </w:tc>
      </w:tr>
      <w:tr w:rsidR="008D5ECF" w:rsidRPr="00515330">
        <w:tc>
          <w:tcPr>
            <w:tcW w:w="964" w:type="dxa"/>
            <w:tcBorders>
              <w:top w:val="single" w:sz="4" w:space="0" w:color="000000"/>
              <w:left w:val="single" w:sz="4" w:space="0" w:color="000000"/>
              <w:bottom w:val="single" w:sz="4" w:space="0" w:color="000000"/>
            </w:tcBorders>
          </w:tcPr>
          <w:p w:rsidR="008D5ECF" w:rsidRPr="00515330" w:rsidRDefault="00534A98">
            <w:pPr>
              <w:spacing w:after="240"/>
              <w:jc w:val="center"/>
              <w:rPr>
                <w:rFonts w:ascii="Arial" w:eastAsia="Arial" w:hAnsi="Arial" w:cs="Arial"/>
                <w:b/>
                <w:bCs/>
              </w:rPr>
            </w:pPr>
            <w:proofErr w:type="spellStart"/>
            <w:r w:rsidRPr="00515330">
              <w:rPr>
                <w:rFonts w:ascii="Arial" w:eastAsia="Arial" w:hAnsi="Arial" w:cs="Arial"/>
                <w:b/>
                <w:bCs/>
              </w:rPr>
              <w:t>S.No</w:t>
            </w:r>
            <w:proofErr w:type="spellEnd"/>
            <w:r w:rsidRPr="00515330">
              <w:rPr>
                <w:rFonts w:ascii="Arial" w:eastAsia="Arial" w:hAnsi="Arial" w:cs="Arial"/>
                <w:b/>
                <w:bCs/>
              </w:rPr>
              <w:t>.</w:t>
            </w:r>
          </w:p>
        </w:tc>
        <w:tc>
          <w:tcPr>
            <w:tcW w:w="8221" w:type="dxa"/>
            <w:gridSpan w:val="2"/>
            <w:tcBorders>
              <w:top w:val="single" w:sz="4" w:space="0" w:color="000000"/>
              <w:left w:val="single" w:sz="4" w:space="0" w:color="000000"/>
              <w:bottom w:val="single" w:sz="4" w:space="0" w:color="000000"/>
              <w:right w:val="single" w:sz="4" w:space="0" w:color="000000"/>
            </w:tcBorders>
          </w:tcPr>
          <w:p w:rsidR="008D5ECF" w:rsidRPr="00515330" w:rsidRDefault="00534A98">
            <w:pPr>
              <w:spacing w:after="240"/>
              <w:rPr>
                <w:rFonts w:ascii="Arial" w:eastAsia="Arial" w:hAnsi="Arial" w:cs="Arial"/>
                <w:b/>
                <w:bCs/>
              </w:rPr>
            </w:pPr>
            <w:r w:rsidRPr="00515330">
              <w:rPr>
                <w:rFonts w:ascii="Arial" w:eastAsia="Arial" w:hAnsi="Arial" w:cs="Arial"/>
                <w:b/>
                <w:bCs/>
              </w:rPr>
              <w:t xml:space="preserve">Description  of Title documents </w:t>
            </w:r>
          </w:p>
        </w:tc>
      </w:tr>
      <w:tr w:rsidR="008D5ECF" w:rsidRPr="00515330">
        <w:trPr>
          <w:trHeight w:val="64"/>
        </w:trPr>
        <w:tc>
          <w:tcPr>
            <w:tcW w:w="964" w:type="dxa"/>
            <w:tcBorders>
              <w:top w:val="single" w:sz="4" w:space="0" w:color="000000"/>
              <w:left w:val="single" w:sz="4" w:space="0" w:color="000000"/>
              <w:bottom w:val="single" w:sz="4" w:space="0" w:color="000000"/>
            </w:tcBorders>
          </w:tcPr>
          <w:p w:rsidR="008D5ECF" w:rsidRPr="00515330" w:rsidRDefault="00534A98">
            <w:pPr>
              <w:spacing w:after="240"/>
              <w:rPr>
                <w:rFonts w:ascii="Arial" w:eastAsia="Arial" w:hAnsi="Arial" w:cs="Arial"/>
                <w:b/>
                <w:bCs/>
              </w:rPr>
            </w:pPr>
            <w:r w:rsidRPr="00515330">
              <w:rPr>
                <w:rFonts w:ascii="Arial" w:eastAsia="Arial" w:hAnsi="Arial" w:cs="Arial"/>
                <w:b/>
                <w:bCs/>
              </w:rPr>
              <w:t>1.</w:t>
            </w:r>
          </w:p>
          <w:p w:rsidR="008D5ECF" w:rsidRPr="00515330" w:rsidRDefault="008D5ECF">
            <w:pPr>
              <w:spacing w:before="240" w:after="240"/>
              <w:jc w:val="center"/>
              <w:rPr>
                <w:rFonts w:ascii="Arial" w:eastAsia="Arial" w:hAnsi="Arial" w:cs="Arial"/>
                <w:b/>
                <w:bCs/>
              </w:rPr>
            </w:pPr>
          </w:p>
          <w:p w:rsidR="008D5ECF" w:rsidRPr="00515330" w:rsidRDefault="00534A98">
            <w:pPr>
              <w:rPr>
                <w:rFonts w:ascii="Arial" w:eastAsia="Arial" w:hAnsi="Arial" w:cs="Arial"/>
                <w:b/>
                <w:bCs/>
              </w:rPr>
            </w:pPr>
            <w:r w:rsidRPr="00515330">
              <w:rPr>
                <w:rFonts w:ascii="Arial" w:eastAsia="Arial" w:hAnsi="Arial" w:cs="Arial"/>
                <w:b/>
                <w:bCs/>
              </w:rPr>
              <w:t>2.</w:t>
            </w:r>
          </w:p>
          <w:p w:rsidR="008D5ECF" w:rsidRPr="00515330" w:rsidRDefault="008D5ECF">
            <w:pPr>
              <w:rPr>
                <w:rFonts w:ascii="Arial" w:eastAsia="Arial" w:hAnsi="Arial" w:cs="Arial"/>
                <w:b/>
                <w:bCs/>
              </w:rPr>
            </w:pPr>
          </w:p>
          <w:p w:rsidR="008D5ECF" w:rsidRPr="00515330" w:rsidRDefault="008D5ECF">
            <w:pPr>
              <w:rPr>
                <w:rFonts w:ascii="Arial" w:eastAsia="Arial" w:hAnsi="Arial" w:cs="Arial"/>
                <w:b/>
                <w:bCs/>
              </w:rPr>
            </w:pPr>
          </w:p>
          <w:p w:rsidR="008D5ECF" w:rsidRPr="00515330" w:rsidRDefault="008D5ECF">
            <w:pPr>
              <w:rPr>
                <w:rFonts w:ascii="Arial" w:eastAsia="Arial" w:hAnsi="Arial" w:cs="Arial"/>
                <w:b/>
                <w:bCs/>
              </w:rPr>
            </w:pPr>
          </w:p>
          <w:p w:rsidR="008D5ECF" w:rsidRPr="00515330" w:rsidRDefault="008D5ECF">
            <w:pPr>
              <w:rPr>
                <w:rFonts w:ascii="Arial" w:eastAsia="Arial" w:hAnsi="Arial" w:cs="Arial"/>
                <w:b/>
                <w:bCs/>
              </w:rPr>
            </w:pPr>
          </w:p>
          <w:p w:rsidR="008D5ECF" w:rsidRPr="00515330" w:rsidRDefault="00534A98">
            <w:pPr>
              <w:rPr>
                <w:rFonts w:ascii="Arial" w:eastAsia="Arial" w:hAnsi="Arial" w:cs="Arial"/>
                <w:b/>
                <w:bCs/>
              </w:rPr>
            </w:pPr>
            <w:r w:rsidRPr="00515330">
              <w:rPr>
                <w:rFonts w:ascii="Arial" w:eastAsia="Arial" w:hAnsi="Arial" w:cs="Arial"/>
                <w:b/>
                <w:bCs/>
              </w:rPr>
              <w:t>3.</w:t>
            </w:r>
          </w:p>
          <w:p w:rsidR="008D5ECF" w:rsidRPr="00515330" w:rsidRDefault="008D5ECF">
            <w:pPr>
              <w:spacing w:line="480" w:lineRule="auto"/>
              <w:rPr>
                <w:rFonts w:ascii="Arial" w:eastAsia="Arial" w:hAnsi="Arial" w:cs="Arial"/>
                <w:b/>
                <w:bCs/>
              </w:rPr>
            </w:pPr>
          </w:p>
          <w:p w:rsidR="008D5ECF" w:rsidRPr="00515330" w:rsidRDefault="008D5ECF">
            <w:pPr>
              <w:spacing w:line="360" w:lineRule="auto"/>
              <w:rPr>
                <w:rFonts w:ascii="Arial" w:eastAsia="Arial" w:hAnsi="Arial" w:cs="Arial"/>
                <w:b/>
                <w:bCs/>
              </w:rPr>
            </w:pPr>
          </w:p>
          <w:p w:rsidR="008D5ECF" w:rsidRPr="00515330" w:rsidRDefault="008D5ECF">
            <w:pPr>
              <w:spacing w:line="360" w:lineRule="auto"/>
              <w:rPr>
                <w:rFonts w:ascii="Arial" w:eastAsia="Arial" w:hAnsi="Arial" w:cs="Arial"/>
                <w:b/>
                <w:bCs/>
              </w:rPr>
            </w:pPr>
          </w:p>
          <w:p w:rsidR="008D5ECF" w:rsidRPr="00515330" w:rsidRDefault="008D5ECF">
            <w:pPr>
              <w:spacing w:line="360" w:lineRule="auto"/>
              <w:rPr>
                <w:rFonts w:ascii="Arial" w:eastAsia="Arial" w:hAnsi="Arial" w:cs="Arial"/>
                <w:b/>
                <w:bCs/>
              </w:rPr>
            </w:pPr>
          </w:p>
          <w:p w:rsidR="008D5ECF" w:rsidRPr="00515330" w:rsidRDefault="00534A98">
            <w:pPr>
              <w:spacing w:line="480" w:lineRule="auto"/>
              <w:rPr>
                <w:rFonts w:ascii="Arial" w:eastAsia="Arial" w:hAnsi="Arial" w:cs="Arial"/>
                <w:b/>
                <w:bCs/>
              </w:rPr>
            </w:pPr>
            <w:r w:rsidRPr="00515330">
              <w:rPr>
                <w:rFonts w:ascii="Arial" w:eastAsia="Arial" w:hAnsi="Arial" w:cs="Arial"/>
                <w:b/>
                <w:bCs/>
              </w:rPr>
              <w:t>4.</w:t>
            </w:r>
          </w:p>
          <w:p w:rsidR="008D5ECF" w:rsidRPr="00515330" w:rsidRDefault="008D5ECF">
            <w:pPr>
              <w:rPr>
                <w:rFonts w:ascii="Arial" w:eastAsia="Arial" w:hAnsi="Arial" w:cs="Arial"/>
                <w:b/>
                <w:bCs/>
              </w:rPr>
            </w:pPr>
          </w:p>
          <w:p w:rsidR="008D5ECF" w:rsidRPr="00515330" w:rsidRDefault="008D5ECF">
            <w:pPr>
              <w:rPr>
                <w:rFonts w:ascii="Arial" w:eastAsia="Arial" w:hAnsi="Arial" w:cs="Arial"/>
                <w:b/>
                <w:bCs/>
              </w:rPr>
            </w:pPr>
          </w:p>
          <w:p w:rsidR="008D5ECF" w:rsidRPr="00515330" w:rsidRDefault="008D5ECF">
            <w:pPr>
              <w:rPr>
                <w:rFonts w:ascii="Arial" w:eastAsia="Arial" w:hAnsi="Arial" w:cs="Arial"/>
                <w:b/>
                <w:bCs/>
              </w:rPr>
            </w:pPr>
          </w:p>
        </w:tc>
        <w:tc>
          <w:tcPr>
            <w:tcW w:w="8221" w:type="dxa"/>
            <w:gridSpan w:val="2"/>
            <w:tcBorders>
              <w:top w:val="single" w:sz="4" w:space="0" w:color="000000"/>
              <w:left w:val="single" w:sz="4" w:space="0" w:color="000000"/>
              <w:bottom w:val="single" w:sz="4" w:space="0" w:color="000000"/>
              <w:right w:val="single" w:sz="4" w:space="0" w:color="000000"/>
            </w:tcBorders>
          </w:tcPr>
          <w:p w:rsidR="008D5ECF" w:rsidRPr="00515330" w:rsidRDefault="00534A98">
            <w:pPr>
              <w:jc w:val="both"/>
            </w:pPr>
            <w:r w:rsidRPr="00515330">
              <w:rPr>
                <w:rFonts w:ascii="Arial" w:eastAsia="Arial" w:hAnsi="Arial" w:cs="Arial"/>
              </w:rPr>
              <w:t>{{</w:t>
            </w:r>
            <w:proofErr w:type="spellStart"/>
            <w:r w:rsidRPr="00515330">
              <w:rPr>
                <w:rFonts w:ascii="Arial" w:eastAsia="Arial" w:hAnsi="Arial" w:cs="Arial"/>
              </w:rPr>
              <w:t>Chain_Text</w:t>
            </w:r>
            <w:proofErr w:type="spellEnd"/>
            <w:r w:rsidRPr="00515330">
              <w:rPr>
                <w:rFonts w:ascii="Arial" w:eastAsia="Arial" w:hAnsi="Arial" w:cs="Arial"/>
              </w:rPr>
              <w:t>}}</w:t>
            </w:r>
          </w:p>
        </w:tc>
      </w:tr>
    </w:tbl>
    <w:p w:rsidR="008D5ECF" w:rsidRPr="00515330" w:rsidRDefault="00534A98">
      <w:pPr>
        <w:spacing w:after="240"/>
        <w:ind w:left="-90"/>
        <w:jc w:val="both"/>
        <w:rPr>
          <w:rFonts w:ascii="Arial" w:eastAsia="Arial" w:hAnsi="Arial" w:cs="Arial"/>
          <w:b/>
          <w:bCs/>
        </w:rPr>
      </w:pPr>
      <w:r w:rsidRPr="00515330">
        <w:rPr>
          <w:rFonts w:ascii="Arial" w:eastAsia="Arial" w:hAnsi="Arial" w:cs="Arial"/>
          <w:b/>
          <w:bCs/>
        </w:rPr>
        <w:t>Note: Please repeat the above table depending on the number of Mortgagors(s) and number of   properties</w:t>
      </w:r>
    </w:p>
    <w:p w:rsidR="008D5ECF" w:rsidRPr="00515330" w:rsidRDefault="00534A98">
      <w:pPr>
        <w:tabs>
          <w:tab w:val="left" w:pos="375"/>
          <w:tab w:val="left" w:pos="465"/>
          <w:tab w:val="left" w:pos="930"/>
        </w:tabs>
        <w:spacing w:before="240"/>
        <w:jc w:val="center"/>
        <w:rPr>
          <w:rFonts w:ascii="Arial" w:eastAsia="Arial" w:hAnsi="Arial" w:cs="Arial"/>
          <w:b/>
          <w:bCs/>
        </w:rPr>
      </w:pPr>
      <w:r w:rsidRPr="00515330">
        <w:rPr>
          <w:rFonts w:ascii="Arial" w:eastAsia="Arial" w:hAnsi="Arial" w:cs="Arial"/>
          <w:b/>
          <w:bCs/>
        </w:rPr>
        <w:t>ANNEXURE II</w:t>
      </w:r>
    </w:p>
    <w:p w:rsidR="008D5ECF" w:rsidRPr="00515330" w:rsidRDefault="00534A98">
      <w:pPr>
        <w:spacing w:before="240"/>
        <w:rPr>
          <w:rFonts w:ascii="Arial" w:eastAsia="Arial" w:hAnsi="Arial" w:cs="Arial"/>
          <w:b/>
          <w:bCs/>
        </w:rPr>
      </w:pPr>
      <w:r w:rsidRPr="00515330">
        <w:rPr>
          <w:rFonts w:ascii="Arial" w:eastAsia="Arial" w:hAnsi="Arial" w:cs="Arial"/>
          <w:b/>
          <w:bCs/>
          <w:u w:val="single"/>
        </w:rPr>
        <w:t xml:space="preserve">[Description of Borrower(s) and their respective </w:t>
      </w:r>
      <w:proofErr w:type="gramStart"/>
      <w:r w:rsidRPr="00515330">
        <w:rPr>
          <w:rFonts w:ascii="Arial" w:eastAsia="Arial" w:hAnsi="Arial" w:cs="Arial"/>
          <w:b/>
          <w:bCs/>
          <w:u w:val="single"/>
        </w:rPr>
        <w:t>Facility(</w:t>
      </w:r>
      <w:proofErr w:type="spellStart"/>
      <w:proofErr w:type="gramEnd"/>
      <w:r w:rsidRPr="00515330">
        <w:rPr>
          <w:rFonts w:ascii="Arial" w:eastAsia="Arial" w:hAnsi="Arial" w:cs="Arial"/>
          <w:b/>
          <w:bCs/>
          <w:u w:val="single"/>
        </w:rPr>
        <w:t>ies</w:t>
      </w:r>
      <w:proofErr w:type="spellEnd"/>
      <w:r w:rsidRPr="00515330">
        <w:rPr>
          <w:rFonts w:ascii="Arial" w:eastAsia="Arial" w:hAnsi="Arial" w:cs="Arial"/>
          <w:b/>
          <w:bCs/>
          <w:u w:val="single"/>
        </w:rPr>
        <w:t xml:space="preserve">) Borrower: </w:t>
      </w:r>
      <w:r w:rsidRPr="00515330">
        <w:rPr>
          <w:rFonts w:ascii="Arial" w:eastAsia="Arial" w:hAnsi="Arial" w:cs="Arial"/>
          <w:b/>
          <w:bCs/>
        </w:rPr>
        <w:t xml:space="preserve"> </w:t>
      </w:r>
    </w:p>
    <w:p w:rsidR="008D5ECF" w:rsidRPr="00515330" w:rsidRDefault="008D5ECF">
      <w:pPr>
        <w:rPr>
          <w:rFonts w:ascii="Arial" w:eastAsia="Arial" w:hAnsi="Arial" w:cs="Arial"/>
          <w:b/>
          <w:bCs/>
        </w:rPr>
      </w:pPr>
    </w:p>
    <w:p w:rsidR="008D5ECF" w:rsidRPr="00515330" w:rsidRDefault="00534A98">
      <w:pPr>
        <w:jc w:val="both"/>
      </w:pPr>
      <w:r w:rsidRPr="00515330">
        <w:rPr>
          <w:rFonts w:ascii="Arial" w:eastAsia="Arial" w:hAnsi="Arial" w:cs="Arial"/>
          <w:b/>
          <w:bCs/>
        </w:rPr>
        <w:t>{{</w:t>
      </w:r>
      <w:proofErr w:type="spellStart"/>
      <w:proofErr w:type="gramStart"/>
      <w:r w:rsidRPr="00515330">
        <w:rPr>
          <w:rFonts w:ascii="Arial" w:eastAsia="Arial" w:hAnsi="Arial" w:cs="Arial"/>
          <w:b/>
          <w:bCs/>
        </w:rPr>
        <w:t>bs</w:t>
      </w:r>
      <w:proofErr w:type="spellEnd"/>
      <w:r w:rsidRPr="00515330">
        <w:rPr>
          <w:rFonts w:ascii="Arial" w:eastAsia="Arial" w:hAnsi="Arial" w:cs="Arial"/>
          <w:b/>
          <w:bCs/>
        </w:rPr>
        <w:t>[</w:t>
      </w:r>
      <w:proofErr w:type="gramEnd"/>
      <w:r w:rsidRPr="00515330">
        <w:rPr>
          <w:rFonts w:ascii="Arial" w:eastAsia="Arial" w:hAnsi="Arial" w:cs="Arial"/>
          <w:b/>
          <w:bCs/>
        </w:rPr>
        <w:t>0].n}} {{</w:t>
      </w:r>
      <w:proofErr w:type="spellStart"/>
      <w:proofErr w:type="gramStart"/>
      <w:r w:rsidRPr="00515330">
        <w:rPr>
          <w:rFonts w:ascii="Arial" w:eastAsia="Arial" w:hAnsi="Arial" w:cs="Arial"/>
          <w:b/>
          <w:bCs/>
        </w:rPr>
        <w:t>bs</w:t>
      </w:r>
      <w:proofErr w:type="spellEnd"/>
      <w:r w:rsidRPr="00515330">
        <w:rPr>
          <w:rFonts w:ascii="Arial" w:eastAsia="Arial" w:hAnsi="Arial" w:cs="Arial"/>
          <w:b/>
          <w:bCs/>
        </w:rPr>
        <w:t>[</w:t>
      </w:r>
      <w:proofErr w:type="gramEnd"/>
      <w:r w:rsidRPr="00515330">
        <w:rPr>
          <w:rFonts w:ascii="Arial" w:eastAsia="Arial" w:hAnsi="Arial" w:cs="Arial"/>
          <w:b/>
          <w:bCs/>
        </w:rPr>
        <w:t>0].s}} {{</w:t>
      </w:r>
      <w:proofErr w:type="spellStart"/>
      <w:proofErr w:type="gramStart"/>
      <w:r w:rsidRPr="00515330">
        <w:rPr>
          <w:rFonts w:ascii="Arial" w:eastAsia="Arial" w:hAnsi="Arial" w:cs="Arial"/>
          <w:b/>
          <w:bCs/>
        </w:rPr>
        <w:t>bs</w:t>
      </w:r>
      <w:proofErr w:type="spellEnd"/>
      <w:r w:rsidRPr="00515330">
        <w:rPr>
          <w:rFonts w:ascii="Arial" w:eastAsia="Arial" w:hAnsi="Arial" w:cs="Arial"/>
          <w:b/>
          <w:bCs/>
        </w:rPr>
        <w:t>[</w:t>
      </w:r>
      <w:proofErr w:type="gramEnd"/>
      <w:r w:rsidRPr="00515330">
        <w:rPr>
          <w:rFonts w:ascii="Arial" w:eastAsia="Arial" w:hAnsi="Arial" w:cs="Arial"/>
          <w:b/>
          <w:bCs/>
        </w:rPr>
        <w:t>0].</w:t>
      </w:r>
      <w:proofErr w:type="spellStart"/>
      <w:r w:rsidRPr="00515330">
        <w:rPr>
          <w:rFonts w:ascii="Arial" w:eastAsia="Arial" w:hAnsi="Arial" w:cs="Arial"/>
          <w:b/>
          <w:bCs/>
        </w:rPr>
        <w:t>rn</w:t>
      </w:r>
      <w:proofErr w:type="spellEnd"/>
      <w:r w:rsidRPr="00515330">
        <w:rPr>
          <w:rFonts w:ascii="Arial" w:eastAsia="Arial" w:hAnsi="Arial" w:cs="Arial"/>
          <w:b/>
          <w:bCs/>
        </w:rPr>
        <w:t>}}</w:t>
      </w:r>
    </w:p>
    <w:p w:rsidR="008D5ECF" w:rsidRPr="00515330" w:rsidRDefault="008D5ECF">
      <w:pPr>
        <w:jc w:val="both"/>
        <w:rPr>
          <w:rFonts w:ascii="Arial" w:eastAsia="Arial" w:hAnsi="Arial" w:cs="Arial"/>
          <w:b/>
          <w:bCs/>
        </w:rPr>
      </w:pPr>
    </w:p>
    <w:p w:rsidR="008D5ECF" w:rsidRPr="00515330" w:rsidRDefault="008D5ECF">
      <w:pPr>
        <w:jc w:val="both"/>
        <w:rPr>
          <w:rFonts w:ascii="Arial" w:eastAsia="Arial" w:hAnsi="Arial" w:cs="Arial"/>
          <w:b/>
          <w:bCs/>
        </w:rPr>
      </w:pPr>
    </w:p>
    <w:p w:rsidR="008D5ECF" w:rsidRPr="00515330" w:rsidRDefault="00534A98">
      <w:pPr>
        <w:spacing w:before="240"/>
        <w:rPr>
          <w:rFonts w:ascii="Arial" w:eastAsia="Arial" w:hAnsi="Arial" w:cs="Arial"/>
          <w:b/>
          <w:bCs/>
          <w:i/>
          <w:iCs/>
        </w:rPr>
      </w:pPr>
      <w:r w:rsidRPr="00515330">
        <w:rPr>
          <w:rFonts w:ascii="Arial" w:eastAsia="Arial" w:hAnsi="Arial" w:cs="Arial"/>
          <w:b/>
          <w:bCs/>
          <w:i/>
          <w:iCs/>
        </w:rPr>
        <w:t>[Note: Name and incorporation details of the Borrower] [Facility (</w:t>
      </w:r>
      <w:proofErr w:type="spellStart"/>
      <w:r w:rsidRPr="00515330">
        <w:rPr>
          <w:rFonts w:ascii="Arial" w:eastAsia="Arial" w:hAnsi="Arial" w:cs="Arial"/>
          <w:b/>
          <w:bCs/>
          <w:i/>
          <w:iCs/>
        </w:rPr>
        <w:t>ies</w:t>
      </w:r>
      <w:proofErr w:type="spellEnd"/>
      <w:r w:rsidRPr="00515330">
        <w:rPr>
          <w:rFonts w:ascii="Arial" w:eastAsia="Arial" w:hAnsi="Arial" w:cs="Arial"/>
          <w:b/>
          <w:bCs/>
          <w:i/>
          <w:iCs/>
        </w:rPr>
        <w:t xml:space="preserve">)] </w:t>
      </w:r>
    </w:p>
    <w:p w:rsidR="008D5ECF" w:rsidRPr="00515330" w:rsidRDefault="008D5ECF">
      <w:pPr>
        <w:spacing w:before="240"/>
        <w:rPr>
          <w:rFonts w:ascii="Arial" w:eastAsia="Arial" w:hAnsi="Arial" w:cs="Arial"/>
          <w:b/>
          <w:bCs/>
          <w:i/>
          <w:iCs/>
        </w:rPr>
      </w:pPr>
    </w:p>
    <w:p w:rsidR="008D5ECF" w:rsidRPr="00515330" w:rsidRDefault="008D5ECF">
      <w:pPr>
        <w:numPr>
          <w:ilvl w:val="0"/>
          <w:numId w:val="2"/>
        </w:numPr>
      </w:pPr>
    </w:p>
    <w:tbl>
      <w:tblPr>
        <w:tblStyle w:val="a0"/>
        <w:tblW w:w="9044" w:type="dxa"/>
        <w:tblInd w:w="-120" w:type="dxa"/>
        <w:tblLayout w:type="fixed"/>
        <w:tblLook w:val="0600" w:firstRow="0" w:lastRow="0" w:firstColumn="0" w:lastColumn="0" w:noHBand="1" w:noVBand="1"/>
      </w:tblPr>
      <w:tblGrid>
        <w:gridCol w:w="1103"/>
        <w:gridCol w:w="3240"/>
        <w:gridCol w:w="4701"/>
      </w:tblGrid>
      <w:tr w:rsidR="008D5ECF" w:rsidRPr="00515330">
        <w:trPr>
          <w:trHeight w:val="467"/>
        </w:trPr>
        <w:tc>
          <w:tcPr>
            <w:tcW w:w="1103" w:type="dxa"/>
            <w:tcBorders>
              <w:top w:val="single" w:sz="4" w:space="0" w:color="000000"/>
              <w:left w:val="single" w:sz="4" w:space="0" w:color="000000"/>
              <w:bottom w:val="single" w:sz="4" w:space="0" w:color="000000"/>
            </w:tcBorders>
          </w:tcPr>
          <w:p w:rsidR="008D5ECF" w:rsidRPr="00515330" w:rsidRDefault="00534A98">
            <w:pPr>
              <w:spacing w:before="240"/>
              <w:rPr>
                <w:rFonts w:ascii="Arial" w:eastAsia="Arial" w:hAnsi="Arial" w:cs="Arial"/>
                <w:b/>
                <w:bCs/>
              </w:rPr>
            </w:pPr>
            <w:r w:rsidRPr="00515330">
              <w:rPr>
                <w:rFonts w:ascii="Arial" w:eastAsia="Arial" w:hAnsi="Arial" w:cs="Arial"/>
                <w:b/>
                <w:bCs/>
              </w:rPr>
              <w:lastRenderedPageBreak/>
              <w:t>SL. NO.</w:t>
            </w:r>
          </w:p>
        </w:tc>
        <w:tc>
          <w:tcPr>
            <w:tcW w:w="3240" w:type="dxa"/>
            <w:tcBorders>
              <w:top w:val="single" w:sz="4" w:space="0" w:color="000000"/>
              <w:left w:val="single" w:sz="4" w:space="0" w:color="000000"/>
              <w:bottom w:val="single" w:sz="4" w:space="0" w:color="000000"/>
            </w:tcBorders>
          </w:tcPr>
          <w:p w:rsidR="008D5ECF" w:rsidRPr="00515330" w:rsidRDefault="00534A98">
            <w:pPr>
              <w:spacing w:before="240"/>
              <w:rPr>
                <w:rFonts w:ascii="Arial" w:eastAsia="Arial" w:hAnsi="Arial" w:cs="Arial"/>
                <w:b/>
                <w:bCs/>
              </w:rPr>
            </w:pPr>
            <w:r w:rsidRPr="00515330">
              <w:rPr>
                <w:rFonts w:ascii="Arial" w:eastAsia="Arial" w:hAnsi="Arial" w:cs="Arial"/>
                <w:b/>
                <w:bCs/>
              </w:rPr>
              <w:t xml:space="preserve"> </w:t>
            </w:r>
            <w:r w:rsidRPr="00515330">
              <w:rPr>
                <w:rFonts w:ascii="Arial" w:eastAsia="Arial" w:hAnsi="Arial" w:cs="Arial"/>
              </w:rPr>
              <w:t xml:space="preserve"> </w:t>
            </w:r>
            <w:r w:rsidRPr="00515330">
              <w:rPr>
                <w:rFonts w:ascii="Arial" w:eastAsia="Arial" w:hAnsi="Arial" w:cs="Arial"/>
                <w:b/>
                <w:bCs/>
              </w:rPr>
              <w:t>FACILITY(IES) *</w:t>
            </w:r>
          </w:p>
        </w:tc>
        <w:tc>
          <w:tcPr>
            <w:tcW w:w="4701" w:type="dxa"/>
            <w:tcBorders>
              <w:top w:val="single" w:sz="4" w:space="0" w:color="000000"/>
              <w:left w:val="single" w:sz="4" w:space="0" w:color="000000"/>
              <w:bottom w:val="single" w:sz="4" w:space="0" w:color="000000"/>
              <w:right w:val="single" w:sz="4" w:space="0" w:color="000000"/>
            </w:tcBorders>
          </w:tcPr>
          <w:p w:rsidR="008D5ECF" w:rsidRPr="00515330" w:rsidRDefault="00534A98">
            <w:pPr>
              <w:spacing w:before="240"/>
              <w:ind w:right="1512"/>
              <w:rPr>
                <w:rFonts w:ascii="Arial" w:eastAsia="Arial" w:hAnsi="Arial" w:cs="Arial"/>
                <w:b/>
                <w:bCs/>
              </w:rPr>
            </w:pPr>
            <w:r w:rsidRPr="00515330">
              <w:rPr>
                <w:rFonts w:ascii="Arial" w:eastAsia="Arial" w:hAnsi="Arial" w:cs="Arial"/>
                <w:b/>
                <w:bCs/>
              </w:rPr>
              <w:t xml:space="preserve">Limit in </w:t>
            </w:r>
            <w:proofErr w:type="spellStart"/>
            <w:r w:rsidRPr="00515330">
              <w:rPr>
                <w:rFonts w:ascii="Arial" w:eastAsia="Arial" w:hAnsi="Arial" w:cs="Arial"/>
                <w:b/>
                <w:bCs/>
              </w:rPr>
              <w:t>Rs</w:t>
            </w:r>
            <w:proofErr w:type="spellEnd"/>
            <w:r w:rsidRPr="00515330">
              <w:rPr>
                <w:rFonts w:ascii="Arial" w:eastAsia="Arial" w:hAnsi="Arial" w:cs="Arial"/>
                <w:b/>
                <w:bCs/>
              </w:rPr>
              <w:t>./lakhs *</w:t>
            </w:r>
          </w:p>
        </w:tc>
      </w:tr>
      <w:tr w:rsidR="008D5ECF" w:rsidRPr="00515330">
        <w:trPr>
          <w:trHeight w:val="467"/>
        </w:trPr>
        <w:tc>
          <w:tcPr>
            <w:tcW w:w="1103" w:type="dxa"/>
            <w:tcBorders>
              <w:top w:val="single" w:sz="4" w:space="0" w:color="000000"/>
              <w:left w:val="single" w:sz="4" w:space="0" w:color="000000"/>
              <w:bottom w:val="single" w:sz="4" w:space="0" w:color="000000"/>
            </w:tcBorders>
          </w:tcPr>
          <w:p w:rsidR="008D5ECF" w:rsidRPr="00515330" w:rsidRDefault="00534A98">
            <w:pPr>
              <w:spacing w:before="240"/>
              <w:jc w:val="center"/>
              <w:rPr>
                <w:rFonts w:ascii="Arial" w:eastAsia="Arial" w:hAnsi="Arial" w:cs="Arial"/>
                <w:b/>
                <w:bCs/>
              </w:rPr>
            </w:pPr>
            <w:r w:rsidRPr="00515330">
              <w:rPr>
                <w:rFonts w:ascii="Arial" w:eastAsia="Arial" w:hAnsi="Arial" w:cs="Arial"/>
                <w:b/>
                <w:bCs/>
              </w:rPr>
              <w:t>1</w:t>
            </w:r>
          </w:p>
        </w:tc>
        <w:tc>
          <w:tcPr>
            <w:tcW w:w="3240" w:type="dxa"/>
            <w:tcBorders>
              <w:top w:val="single" w:sz="4" w:space="0" w:color="000000"/>
              <w:left w:val="single" w:sz="4" w:space="0" w:color="000000"/>
              <w:bottom w:val="single" w:sz="4" w:space="0" w:color="000000"/>
            </w:tcBorders>
          </w:tcPr>
          <w:p w:rsidR="008D5ECF" w:rsidRPr="00515330" w:rsidRDefault="00534A98">
            <w:pPr>
              <w:spacing w:before="240"/>
            </w:pPr>
            <w:r w:rsidRPr="00515330">
              <w:rPr>
                <w:rFonts w:ascii="Arial" w:eastAsia="Arial" w:hAnsi="Arial" w:cs="Arial"/>
                <w:b/>
                <w:bCs/>
              </w:rPr>
              <w:t>{{</w:t>
            </w:r>
            <w:proofErr w:type="spellStart"/>
            <w:r w:rsidRPr="00515330">
              <w:rPr>
                <w:rFonts w:ascii="Arial" w:eastAsia="Arial" w:hAnsi="Arial" w:cs="Arial"/>
                <w:b/>
                <w:bCs/>
              </w:rPr>
              <w:t>bs</w:t>
            </w:r>
            <w:proofErr w:type="spellEnd"/>
            <w:r w:rsidRPr="00515330">
              <w:rPr>
                <w:rFonts w:ascii="Arial" w:eastAsia="Arial" w:hAnsi="Arial" w:cs="Arial"/>
                <w:b/>
                <w:bCs/>
              </w:rPr>
              <w:t>[0].n}}</w:t>
            </w:r>
          </w:p>
        </w:tc>
        <w:tc>
          <w:tcPr>
            <w:tcW w:w="4701" w:type="dxa"/>
            <w:tcBorders>
              <w:top w:val="single" w:sz="4" w:space="0" w:color="000000"/>
              <w:left w:val="single" w:sz="4" w:space="0" w:color="000000"/>
              <w:bottom w:val="single" w:sz="4" w:space="0" w:color="000000"/>
              <w:right w:val="single" w:sz="4" w:space="0" w:color="000000"/>
            </w:tcBorders>
          </w:tcPr>
          <w:p w:rsidR="008D5ECF" w:rsidRPr="00515330" w:rsidRDefault="00534A98">
            <w:pPr>
              <w:spacing w:before="240"/>
            </w:pPr>
            <w:r w:rsidRPr="00515330">
              <w:rPr>
                <w:rFonts w:ascii="Arial" w:eastAsia="Arial" w:hAnsi="Arial" w:cs="Arial"/>
                <w:b/>
                <w:bCs/>
              </w:rPr>
              <w:t>{{</w:t>
            </w:r>
            <w:proofErr w:type="spellStart"/>
            <w:r w:rsidRPr="00515330">
              <w:rPr>
                <w:rFonts w:ascii="Arial" w:eastAsia="Arial" w:hAnsi="Arial" w:cs="Arial"/>
                <w:b/>
                <w:bCs/>
              </w:rPr>
              <w:t>ls</w:t>
            </w:r>
            <w:proofErr w:type="spellEnd"/>
            <w:r w:rsidRPr="00515330">
              <w:rPr>
                <w:rFonts w:ascii="Arial" w:eastAsia="Arial" w:hAnsi="Arial" w:cs="Arial"/>
                <w:b/>
                <w:bCs/>
              </w:rPr>
              <w:t>[0].a}}</w:t>
            </w:r>
          </w:p>
        </w:tc>
      </w:tr>
    </w:tbl>
    <w:p w:rsidR="008D5ECF" w:rsidRPr="00515330" w:rsidRDefault="00534A98">
      <w:pPr>
        <w:numPr>
          <w:ilvl w:val="0"/>
          <w:numId w:val="2"/>
        </w:numPr>
        <w:spacing w:before="240"/>
      </w:pPr>
      <w:r w:rsidRPr="00515330">
        <w:rPr>
          <w:rFonts w:ascii="Arial" w:eastAsia="Arial" w:hAnsi="Arial" w:cs="Arial"/>
        </w:rPr>
        <w:t>And any other ad-hoc Limit that may be granted from time to time.</w:t>
      </w:r>
    </w:p>
    <w:p w:rsidR="008D5ECF" w:rsidRPr="00515330" w:rsidRDefault="00534A98">
      <w:pPr>
        <w:numPr>
          <w:ilvl w:val="0"/>
          <w:numId w:val="2"/>
        </w:numPr>
        <w:spacing w:before="240"/>
        <w:jc w:val="both"/>
      </w:pPr>
      <w:r w:rsidRPr="00515330">
        <w:rPr>
          <w:rFonts w:ascii="Arial" w:eastAsia="Arial" w:hAnsi="Arial" w:cs="Arial"/>
          <w:b/>
          <w:bCs/>
        </w:rPr>
        <w:t xml:space="preserve">Note: Repeat the above table in case there are more than one Borrower(s)              </w:t>
      </w:r>
    </w:p>
    <w:p w:rsidR="008D5ECF" w:rsidRPr="00515330" w:rsidRDefault="00534A98">
      <w:pPr>
        <w:spacing w:before="240" w:line="360" w:lineRule="auto"/>
        <w:jc w:val="both"/>
        <w:rPr>
          <w:rFonts w:ascii="Arial" w:eastAsia="Arial" w:hAnsi="Arial" w:cs="Arial"/>
        </w:rPr>
      </w:pPr>
      <w:r w:rsidRPr="00515330">
        <w:rPr>
          <w:rFonts w:ascii="Arial" w:eastAsia="Arial" w:hAnsi="Arial" w:cs="Arial"/>
        </w:rPr>
        <w:t>IN WITNESS WHEREOF the Mortgagors has put his hand the {{</w:t>
      </w:r>
      <w:proofErr w:type="spellStart"/>
      <w:r w:rsidRPr="00515330">
        <w:rPr>
          <w:rFonts w:ascii="Arial" w:eastAsia="Arial" w:hAnsi="Arial" w:cs="Arial"/>
        </w:rPr>
        <w:t>exec_date</w:t>
      </w:r>
      <w:proofErr w:type="spellEnd"/>
      <w:r w:rsidRPr="00515330">
        <w:rPr>
          <w:rFonts w:ascii="Arial" w:eastAsia="Arial" w:hAnsi="Arial" w:cs="Arial"/>
        </w:rPr>
        <w:t>}} first hereunder written.</w:t>
      </w:r>
    </w:p>
    <w:p w:rsidR="008D5ECF" w:rsidRPr="00515330" w:rsidRDefault="008D5ECF">
      <w:pPr>
        <w:tabs>
          <w:tab w:val="left" w:pos="375"/>
          <w:tab w:val="left" w:pos="465"/>
          <w:tab w:val="left" w:pos="930"/>
        </w:tabs>
        <w:spacing w:before="240" w:line="360" w:lineRule="auto"/>
        <w:jc w:val="both"/>
        <w:rPr>
          <w:rFonts w:ascii="Arial" w:eastAsia="Arial" w:hAnsi="Arial" w:cs="Arial"/>
        </w:rPr>
      </w:pPr>
    </w:p>
    <w:p w:rsidR="008D5ECF" w:rsidRPr="00515330" w:rsidRDefault="00534A98">
      <w:pPr>
        <w:tabs>
          <w:tab w:val="left" w:pos="375"/>
          <w:tab w:val="left" w:pos="465"/>
          <w:tab w:val="left" w:pos="930"/>
        </w:tabs>
        <w:spacing w:line="360" w:lineRule="auto"/>
        <w:jc w:val="both"/>
        <w:rPr>
          <w:rFonts w:ascii="Arial" w:eastAsia="Arial" w:hAnsi="Arial" w:cs="Arial"/>
        </w:rPr>
      </w:pPr>
      <w:r w:rsidRPr="00515330">
        <w:rPr>
          <w:rFonts w:ascii="Arial" w:eastAsia="Arial" w:hAnsi="Arial" w:cs="Arial"/>
        </w:rPr>
        <w:t>THE SCHEDULE ABOVE REFERRED TO:</w:t>
      </w:r>
    </w:p>
    <w:p w:rsidR="008D5ECF" w:rsidRPr="00515330" w:rsidRDefault="00534A98">
      <w:pPr>
        <w:tabs>
          <w:tab w:val="left" w:pos="375"/>
          <w:tab w:val="left" w:pos="465"/>
          <w:tab w:val="left" w:pos="930"/>
        </w:tabs>
        <w:ind w:left="4254"/>
        <w:jc w:val="center"/>
        <w:rPr>
          <w:rFonts w:ascii="Arial" w:eastAsia="Arial" w:hAnsi="Arial" w:cs="Arial"/>
        </w:rPr>
      </w:pPr>
      <w:r w:rsidRPr="00515330">
        <w:rPr>
          <w:rFonts w:ascii="Arial" w:eastAsia="Arial" w:hAnsi="Arial" w:cs="Arial"/>
        </w:rPr>
        <w:tab/>
      </w:r>
    </w:p>
    <w:p w:rsidR="008D5ECF" w:rsidRPr="00515330" w:rsidRDefault="00534A98">
      <w:pPr>
        <w:tabs>
          <w:tab w:val="left" w:pos="375"/>
          <w:tab w:val="left" w:pos="465"/>
          <w:tab w:val="left" w:pos="930"/>
        </w:tabs>
        <w:ind w:left="4254"/>
        <w:jc w:val="center"/>
        <w:rPr>
          <w:rFonts w:ascii="Arial" w:eastAsia="Arial" w:hAnsi="Arial" w:cs="Arial"/>
        </w:rPr>
      </w:pPr>
      <w:r w:rsidRPr="00515330">
        <w:rPr>
          <w:rFonts w:ascii="Arial" w:eastAsia="Arial" w:hAnsi="Arial" w:cs="Arial"/>
        </w:rPr>
        <w:t>Signed and delivered by the</w:t>
      </w:r>
    </w:p>
    <w:p w:rsidR="008D5ECF" w:rsidRPr="00515330" w:rsidRDefault="008D5ECF">
      <w:pPr>
        <w:tabs>
          <w:tab w:val="left" w:pos="375"/>
          <w:tab w:val="left" w:pos="465"/>
          <w:tab w:val="left" w:pos="930"/>
        </w:tabs>
        <w:ind w:left="4254"/>
        <w:jc w:val="center"/>
        <w:rPr>
          <w:rFonts w:ascii="Arial" w:eastAsia="Arial" w:hAnsi="Arial" w:cs="Arial"/>
        </w:rPr>
      </w:pPr>
    </w:p>
    <w:p w:rsidR="008D5ECF" w:rsidRPr="00515330" w:rsidRDefault="008D5ECF">
      <w:pPr>
        <w:tabs>
          <w:tab w:val="left" w:pos="375"/>
          <w:tab w:val="left" w:pos="465"/>
          <w:tab w:val="left" w:pos="930"/>
        </w:tabs>
        <w:ind w:left="4254"/>
        <w:jc w:val="center"/>
        <w:rPr>
          <w:rFonts w:ascii="Arial" w:eastAsia="Arial" w:hAnsi="Arial" w:cs="Arial"/>
        </w:rPr>
      </w:pPr>
    </w:p>
    <w:p w:rsidR="008D5ECF" w:rsidRPr="00515330" w:rsidRDefault="008D5ECF">
      <w:pPr>
        <w:tabs>
          <w:tab w:val="left" w:pos="375"/>
          <w:tab w:val="left" w:pos="465"/>
          <w:tab w:val="left" w:pos="930"/>
        </w:tabs>
        <w:ind w:left="4254"/>
        <w:jc w:val="center"/>
        <w:rPr>
          <w:rFonts w:ascii="Arial" w:eastAsia="Arial" w:hAnsi="Arial" w:cs="Arial"/>
        </w:rPr>
      </w:pPr>
    </w:p>
    <w:p w:rsidR="008D5ECF" w:rsidRPr="00515330" w:rsidRDefault="008D5ECF">
      <w:pPr>
        <w:tabs>
          <w:tab w:val="left" w:pos="375"/>
          <w:tab w:val="left" w:pos="465"/>
          <w:tab w:val="left" w:pos="930"/>
        </w:tabs>
        <w:ind w:left="4254"/>
        <w:jc w:val="center"/>
        <w:rPr>
          <w:rFonts w:ascii="Arial" w:eastAsia="Arial" w:hAnsi="Arial" w:cs="Arial"/>
        </w:rPr>
      </w:pPr>
    </w:p>
    <w:p w:rsidR="008D5ECF" w:rsidRPr="00515330" w:rsidRDefault="00534A98">
      <w:pPr>
        <w:tabs>
          <w:tab w:val="left" w:pos="375"/>
          <w:tab w:val="left" w:pos="465"/>
          <w:tab w:val="left" w:pos="930"/>
        </w:tabs>
        <w:ind w:left="4254"/>
        <w:jc w:val="center"/>
        <w:rPr>
          <w:rFonts w:ascii="Arial" w:eastAsia="Arial" w:hAnsi="Arial" w:cs="Arial"/>
        </w:rPr>
      </w:pPr>
      <w:r w:rsidRPr="00515330">
        <w:rPr>
          <w:rFonts w:ascii="Arial" w:eastAsia="Arial" w:hAnsi="Arial" w:cs="Arial"/>
        </w:rPr>
        <w:t xml:space="preserve">        Mortgagor</w:t>
      </w:r>
    </w:p>
    <w:p w:rsidR="008D5ECF" w:rsidRPr="00515330" w:rsidRDefault="008D5ECF">
      <w:pPr>
        <w:tabs>
          <w:tab w:val="left" w:pos="375"/>
          <w:tab w:val="left" w:pos="465"/>
          <w:tab w:val="left" w:pos="930"/>
        </w:tabs>
        <w:ind w:left="4254"/>
        <w:jc w:val="center"/>
        <w:rPr>
          <w:rFonts w:ascii="Arial" w:eastAsia="Arial" w:hAnsi="Arial" w:cs="Arial"/>
        </w:rPr>
      </w:pPr>
    </w:p>
    <w:p w:rsidR="008D5ECF" w:rsidRPr="00515330" w:rsidRDefault="008D5ECF">
      <w:pPr>
        <w:tabs>
          <w:tab w:val="left" w:pos="375"/>
          <w:tab w:val="left" w:pos="465"/>
          <w:tab w:val="left" w:pos="930"/>
        </w:tabs>
        <w:ind w:left="4254"/>
        <w:jc w:val="center"/>
        <w:rPr>
          <w:rFonts w:ascii="Arial" w:eastAsia="Arial" w:hAnsi="Arial" w:cs="Arial"/>
        </w:rPr>
      </w:pPr>
    </w:p>
    <w:p w:rsidR="008D5ECF" w:rsidRPr="00515330" w:rsidRDefault="00534A98">
      <w:pPr>
        <w:tabs>
          <w:tab w:val="left" w:pos="375"/>
          <w:tab w:val="left" w:pos="465"/>
          <w:tab w:val="left" w:pos="930"/>
        </w:tabs>
        <w:jc w:val="both"/>
        <w:rPr>
          <w:rFonts w:ascii="Arial" w:eastAsia="Arial" w:hAnsi="Arial" w:cs="Arial"/>
        </w:rPr>
      </w:pP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p>
    <w:p w:rsidR="008D5ECF" w:rsidRPr="00515330" w:rsidRDefault="00534A98">
      <w:pPr>
        <w:tabs>
          <w:tab w:val="left" w:pos="375"/>
          <w:tab w:val="left" w:pos="465"/>
          <w:tab w:val="left" w:pos="930"/>
        </w:tabs>
        <w:jc w:val="both"/>
        <w:rPr>
          <w:rFonts w:ascii="Arial" w:eastAsia="Arial" w:hAnsi="Arial" w:cs="Arial"/>
        </w:rPr>
      </w:pP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r>
      <w:r w:rsidRPr="00515330">
        <w:rPr>
          <w:rFonts w:ascii="Arial" w:eastAsia="Arial" w:hAnsi="Arial" w:cs="Arial"/>
        </w:rPr>
        <w:tab/>
        <w:t>Signed Mortgagee</w:t>
      </w:r>
    </w:p>
    <w:p w:rsidR="008D5ECF" w:rsidRPr="00515330" w:rsidRDefault="008D5ECF">
      <w:pPr>
        <w:tabs>
          <w:tab w:val="left" w:pos="375"/>
          <w:tab w:val="left" w:pos="465"/>
          <w:tab w:val="left" w:pos="930"/>
        </w:tabs>
        <w:jc w:val="both"/>
        <w:rPr>
          <w:rFonts w:ascii="Arial" w:eastAsia="Arial" w:hAnsi="Arial" w:cs="Arial"/>
          <w:b/>
          <w:bCs/>
        </w:rPr>
      </w:pPr>
    </w:p>
    <w:p w:rsidR="008D5ECF" w:rsidRPr="00515330" w:rsidRDefault="00534A98">
      <w:pPr>
        <w:tabs>
          <w:tab w:val="left" w:pos="375"/>
          <w:tab w:val="left" w:pos="465"/>
          <w:tab w:val="left" w:pos="930"/>
        </w:tabs>
        <w:jc w:val="both"/>
        <w:rPr>
          <w:rFonts w:ascii="Arial" w:eastAsia="Arial" w:hAnsi="Arial" w:cs="Arial"/>
          <w:b/>
          <w:bCs/>
        </w:rPr>
      </w:pPr>
      <w:r w:rsidRPr="00515330">
        <w:rPr>
          <w:rFonts w:ascii="Arial" w:eastAsia="Arial" w:hAnsi="Arial" w:cs="Arial"/>
          <w:b/>
          <w:bCs/>
        </w:rPr>
        <w:t xml:space="preserve">IN CASE OF AN INDIVIDUAL </w:t>
      </w:r>
    </w:p>
    <w:p w:rsidR="008D5ECF" w:rsidRPr="00515330" w:rsidRDefault="008D5ECF">
      <w:pPr>
        <w:tabs>
          <w:tab w:val="left" w:pos="375"/>
          <w:tab w:val="left" w:pos="465"/>
          <w:tab w:val="left" w:pos="930"/>
        </w:tabs>
        <w:jc w:val="both"/>
        <w:rPr>
          <w:rFonts w:ascii="Arial" w:eastAsia="Arial" w:hAnsi="Arial" w:cs="Arial"/>
        </w:rPr>
      </w:pPr>
    </w:p>
    <w:p w:rsidR="008D5ECF" w:rsidRPr="00515330" w:rsidRDefault="00534A98">
      <w:pPr>
        <w:tabs>
          <w:tab w:val="left" w:pos="375"/>
          <w:tab w:val="left" w:pos="465"/>
          <w:tab w:val="left" w:pos="930"/>
        </w:tabs>
        <w:rPr>
          <w:rFonts w:ascii="Arial" w:eastAsia="Arial" w:hAnsi="Arial" w:cs="Arial"/>
          <w:b/>
          <w:bCs/>
        </w:rPr>
      </w:pPr>
      <w:r w:rsidRPr="00515330">
        <w:rPr>
          <w:rFonts w:ascii="Arial" w:eastAsia="Arial" w:hAnsi="Arial" w:cs="Arial"/>
          <w:b/>
          <w:bCs/>
        </w:rPr>
        <w:t>In the presence of (Witness)</w:t>
      </w:r>
    </w:p>
    <w:p w:rsidR="008D5ECF" w:rsidRPr="00515330" w:rsidRDefault="008D5ECF">
      <w:pPr>
        <w:tabs>
          <w:tab w:val="left" w:pos="375"/>
          <w:tab w:val="left" w:pos="465"/>
          <w:tab w:val="left" w:pos="930"/>
        </w:tabs>
        <w:rPr>
          <w:rFonts w:ascii="Arial" w:eastAsia="Arial" w:hAnsi="Arial" w:cs="Arial"/>
          <w:b/>
          <w:bCs/>
        </w:rPr>
      </w:pPr>
    </w:p>
    <w:p w:rsidR="008D5ECF" w:rsidRPr="00515330" w:rsidRDefault="00534A98">
      <w:pPr>
        <w:tabs>
          <w:tab w:val="left" w:pos="375"/>
          <w:tab w:val="left" w:pos="465"/>
          <w:tab w:val="left" w:pos="930"/>
        </w:tabs>
        <w:rPr>
          <w:rFonts w:ascii="Arial" w:eastAsia="Arial" w:hAnsi="Arial" w:cs="Arial"/>
          <w:b/>
          <w:bCs/>
        </w:rPr>
      </w:pPr>
      <w:r w:rsidRPr="00515330">
        <w:rPr>
          <w:rFonts w:ascii="Arial" w:eastAsia="Arial" w:hAnsi="Arial" w:cs="Arial"/>
          <w:b/>
          <w:bCs/>
        </w:rPr>
        <w:t xml:space="preserve"> </w:t>
      </w:r>
    </w:p>
    <w:p w:rsidR="008D5ECF" w:rsidRPr="00515330" w:rsidRDefault="00534A98">
      <w:pPr>
        <w:numPr>
          <w:ilvl w:val="0"/>
          <w:numId w:val="1"/>
        </w:numPr>
        <w:ind w:left="90"/>
      </w:pPr>
      <w:r w:rsidRPr="00515330">
        <w:rPr>
          <w:rFonts w:ascii="Arial" w:eastAsia="Arial" w:hAnsi="Arial" w:cs="Arial"/>
        </w:rPr>
        <w:t>{{</w:t>
      </w:r>
      <w:proofErr w:type="spellStart"/>
      <w:r w:rsidRPr="00515330">
        <w:rPr>
          <w:rFonts w:ascii="Arial" w:eastAsia="Arial" w:hAnsi="Arial" w:cs="Arial"/>
        </w:rPr>
        <w:t>ws</w:t>
      </w:r>
      <w:proofErr w:type="spellEnd"/>
      <w:r w:rsidRPr="00515330">
        <w:rPr>
          <w:rFonts w:ascii="Arial" w:eastAsia="Arial" w:hAnsi="Arial" w:cs="Arial"/>
        </w:rPr>
        <w:t>[0].n}} {{</w:t>
      </w:r>
      <w:proofErr w:type="spellStart"/>
      <w:r w:rsidRPr="00515330">
        <w:rPr>
          <w:rFonts w:ascii="Arial" w:eastAsia="Arial" w:hAnsi="Arial" w:cs="Arial"/>
        </w:rPr>
        <w:t>ws</w:t>
      </w:r>
      <w:proofErr w:type="spellEnd"/>
      <w:r w:rsidRPr="00515330">
        <w:rPr>
          <w:rFonts w:ascii="Arial" w:eastAsia="Arial" w:hAnsi="Arial" w:cs="Arial"/>
        </w:rPr>
        <w:t>[0].r}} {{</w:t>
      </w:r>
      <w:proofErr w:type="spellStart"/>
      <w:r w:rsidRPr="00515330">
        <w:rPr>
          <w:rFonts w:ascii="Arial" w:eastAsia="Arial" w:hAnsi="Arial" w:cs="Arial"/>
        </w:rPr>
        <w:t>ws</w:t>
      </w:r>
      <w:proofErr w:type="spellEnd"/>
      <w:r w:rsidRPr="00515330">
        <w:rPr>
          <w:rFonts w:ascii="Arial" w:eastAsia="Arial" w:hAnsi="Arial" w:cs="Arial"/>
        </w:rPr>
        <w:t>[0].</w:t>
      </w:r>
      <w:proofErr w:type="spellStart"/>
      <w:r w:rsidRPr="00515330">
        <w:rPr>
          <w:rFonts w:ascii="Arial" w:eastAsia="Arial" w:hAnsi="Arial" w:cs="Arial"/>
        </w:rPr>
        <w:t>rn</w:t>
      </w:r>
      <w:proofErr w:type="spellEnd"/>
      <w:r w:rsidRPr="00515330">
        <w:rPr>
          <w:rFonts w:ascii="Arial" w:eastAsia="Arial" w:hAnsi="Arial" w:cs="Arial"/>
        </w:rPr>
        <w:t>}}</w:t>
      </w:r>
    </w:p>
    <w:p w:rsidR="008D5ECF" w:rsidRPr="00515330" w:rsidRDefault="00534A98">
      <w:r w:rsidRPr="00515330">
        <w:rPr>
          <w:rFonts w:ascii="Arial" w:eastAsia="Arial" w:hAnsi="Arial" w:cs="Arial"/>
        </w:rPr>
        <w:t>R/o {{</w:t>
      </w:r>
      <w:proofErr w:type="spellStart"/>
      <w:proofErr w:type="gramStart"/>
      <w:r w:rsidRPr="00515330">
        <w:rPr>
          <w:rFonts w:ascii="Arial" w:eastAsia="Arial" w:hAnsi="Arial" w:cs="Arial"/>
        </w:rPr>
        <w:t>ws</w:t>
      </w:r>
      <w:proofErr w:type="spellEnd"/>
      <w:r w:rsidRPr="00515330">
        <w:rPr>
          <w:rFonts w:ascii="Arial" w:eastAsia="Arial" w:hAnsi="Arial" w:cs="Arial"/>
        </w:rPr>
        <w:t>[</w:t>
      </w:r>
      <w:proofErr w:type="gramEnd"/>
      <w:r w:rsidRPr="00515330">
        <w:rPr>
          <w:rFonts w:ascii="Arial" w:eastAsia="Arial" w:hAnsi="Arial" w:cs="Arial"/>
        </w:rPr>
        <w:t>0].</w:t>
      </w:r>
      <w:proofErr w:type="spellStart"/>
      <w:r w:rsidRPr="00515330">
        <w:rPr>
          <w:rFonts w:ascii="Arial" w:eastAsia="Arial" w:hAnsi="Arial" w:cs="Arial"/>
        </w:rPr>
        <w:t>adr</w:t>
      </w:r>
      <w:proofErr w:type="spellEnd"/>
      <w:r w:rsidRPr="00515330">
        <w:rPr>
          <w:rFonts w:ascii="Arial" w:eastAsia="Arial" w:hAnsi="Arial" w:cs="Arial"/>
        </w:rPr>
        <w:t>}}</w:t>
      </w:r>
    </w:p>
    <w:p w:rsidR="008D5ECF" w:rsidRPr="00515330" w:rsidRDefault="008D5ECF">
      <w:pPr>
        <w:tabs>
          <w:tab w:val="left" w:pos="90"/>
          <w:tab w:val="left" w:pos="465"/>
          <w:tab w:val="left" w:pos="930"/>
        </w:tabs>
        <w:rPr>
          <w:rFonts w:ascii="Arial" w:eastAsia="Arial" w:hAnsi="Arial" w:cs="Arial"/>
        </w:rPr>
      </w:pPr>
    </w:p>
    <w:p w:rsidR="008D5ECF" w:rsidRPr="00515330" w:rsidRDefault="008D5ECF">
      <w:pPr>
        <w:tabs>
          <w:tab w:val="left" w:pos="90"/>
          <w:tab w:val="left" w:pos="465"/>
          <w:tab w:val="left" w:pos="930"/>
        </w:tabs>
        <w:rPr>
          <w:rFonts w:ascii="Arial" w:eastAsia="Arial" w:hAnsi="Arial" w:cs="Arial"/>
        </w:rPr>
      </w:pPr>
    </w:p>
    <w:p w:rsidR="008D5ECF" w:rsidRPr="00515330" w:rsidRDefault="00534A98">
      <w:pPr>
        <w:numPr>
          <w:ilvl w:val="0"/>
          <w:numId w:val="1"/>
        </w:numPr>
        <w:ind w:left="90"/>
      </w:pPr>
      <w:r w:rsidRPr="00515330">
        <w:rPr>
          <w:rFonts w:ascii="Arial" w:eastAsia="Arial" w:hAnsi="Arial" w:cs="Arial"/>
        </w:rPr>
        <w:t>{{</w:t>
      </w:r>
      <w:proofErr w:type="spellStart"/>
      <w:r w:rsidRPr="00515330">
        <w:rPr>
          <w:rFonts w:ascii="Arial" w:eastAsia="Arial" w:hAnsi="Arial" w:cs="Arial"/>
        </w:rPr>
        <w:t>ws</w:t>
      </w:r>
      <w:proofErr w:type="spellEnd"/>
      <w:r w:rsidRPr="00515330">
        <w:rPr>
          <w:rFonts w:ascii="Arial" w:eastAsia="Arial" w:hAnsi="Arial" w:cs="Arial"/>
        </w:rPr>
        <w:t>[1].n}} {{</w:t>
      </w:r>
      <w:proofErr w:type="spellStart"/>
      <w:r w:rsidRPr="00515330">
        <w:rPr>
          <w:rFonts w:ascii="Arial" w:eastAsia="Arial" w:hAnsi="Arial" w:cs="Arial"/>
        </w:rPr>
        <w:t>ws</w:t>
      </w:r>
      <w:proofErr w:type="spellEnd"/>
      <w:r w:rsidRPr="00515330">
        <w:rPr>
          <w:rFonts w:ascii="Arial" w:eastAsia="Arial" w:hAnsi="Arial" w:cs="Arial"/>
        </w:rPr>
        <w:t>[1].r}} {{</w:t>
      </w:r>
      <w:proofErr w:type="spellStart"/>
      <w:r w:rsidRPr="00515330">
        <w:rPr>
          <w:rFonts w:ascii="Arial" w:eastAsia="Arial" w:hAnsi="Arial" w:cs="Arial"/>
        </w:rPr>
        <w:t>ws</w:t>
      </w:r>
      <w:proofErr w:type="spellEnd"/>
      <w:r w:rsidRPr="00515330">
        <w:rPr>
          <w:rFonts w:ascii="Arial" w:eastAsia="Arial" w:hAnsi="Arial" w:cs="Arial"/>
        </w:rPr>
        <w:t>[1].</w:t>
      </w:r>
      <w:proofErr w:type="spellStart"/>
      <w:r w:rsidRPr="00515330">
        <w:rPr>
          <w:rFonts w:ascii="Arial" w:eastAsia="Arial" w:hAnsi="Arial" w:cs="Arial"/>
        </w:rPr>
        <w:t>rn</w:t>
      </w:r>
      <w:proofErr w:type="spellEnd"/>
      <w:r w:rsidRPr="00515330">
        <w:rPr>
          <w:rFonts w:ascii="Arial" w:eastAsia="Arial" w:hAnsi="Arial" w:cs="Arial"/>
        </w:rPr>
        <w:t>}}</w:t>
      </w:r>
    </w:p>
    <w:p w:rsidR="008D5ECF" w:rsidRPr="00515330" w:rsidRDefault="00534A98">
      <w:pPr>
        <w:ind w:left="90"/>
      </w:pPr>
      <w:r w:rsidRPr="00515330">
        <w:rPr>
          <w:rFonts w:ascii="Arial" w:eastAsia="Arial" w:hAnsi="Arial" w:cs="Arial"/>
        </w:rPr>
        <w:t>R/o {{</w:t>
      </w:r>
      <w:proofErr w:type="spellStart"/>
      <w:proofErr w:type="gramStart"/>
      <w:r w:rsidRPr="00515330">
        <w:rPr>
          <w:rFonts w:ascii="Arial" w:eastAsia="Arial" w:hAnsi="Arial" w:cs="Arial"/>
        </w:rPr>
        <w:t>ws</w:t>
      </w:r>
      <w:proofErr w:type="spellEnd"/>
      <w:r w:rsidRPr="00515330">
        <w:rPr>
          <w:rFonts w:ascii="Arial" w:eastAsia="Arial" w:hAnsi="Arial" w:cs="Arial"/>
        </w:rPr>
        <w:t>[</w:t>
      </w:r>
      <w:proofErr w:type="gramEnd"/>
      <w:r w:rsidRPr="00515330">
        <w:rPr>
          <w:rFonts w:ascii="Arial" w:eastAsia="Arial" w:hAnsi="Arial" w:cs="Arial"/>
        </w:rPr>
        <w:t>1].</w:t>
      </w:r>
      <w:proofErr w:type="spellStart"/>
      <w:r w:rsidRPr="00515330">
        <w:rPr>
          <w:rFonts w:ascii="Arial" w:eastAsia="Arial" w:hAnsi="Arial" w:cs="Arial"/>
        </w:rPr>
        <w:t>adr</w:t>
      </w:r>
      <w:proofErr w:type="spellEnd"/>
      <w:r w:rsidRPr="00515330">
        <w:rPr>
          <w:rFonts w:ascii="Arial" w:eastAsia="Arial" w:hAnsi="Arial" w:cs="Arial"/>
        </w:rPr>
        <w:t>}}</w:t>
      </w:r>
    </w:p>
    <w:p w:rsidR="008D5ECF" w:rsidRPr="00515330" w:rsidRDefault="008D5ECF">
      <w:pPr>
        <w:tabs>
          <w:tab w:val="left" w:pos="90"/>
          <w:tab w:val="left" w:pos="465"/>
          <w:tab w:val="left" w:pos="930"/>
        </w:tabs>
        <w:ind w:left="90"/>
        <w:rPr>
          <w:rFonts w:ascii="Arial" w:eastAsia="Arial" w:hAnsi="Arial" w:cs="Arial"/>
        </w:rPr>
      </w:pPr>
    </w:p>
    <w:p w:rsidR="008D5ECF" w:rsidRPr="00515330" w:rsidRDefault="008D5ECF">
      <w:pPr>
        <w:tabs>
          <w:tab w:val="left" w:pos="90"/>
          <w:tab w:val="left" w:pos="465"/>
          <w:tab w:val="left" w:pos="930"/>
        </w:tabs>
        <w:ind w:left="90"/>
        <w:rPr>
          <w:rFonts w:ascii="Arial" w:eastAsia="Arial" w:hAnsi="Arial" w:cs="Arial"/>
        </w:rPr>
      </w:pPr>
    </w:p>
    <w:p w:rsidR="008D5ECF" w:rsidRPr="00515330" w:rsidRDefault="008D5ECF">
      <w:pPr>
        <w:ind w:left="720"/>
        <w:rPr>
          <w:rFonts w:ascii="Arial" w:eastAsia="Arial" w:hAnsi="Arial" w:cs="Arial"/>
          <w:b/>
          <w:bCs/>
          <w:sz w:val="21"/>
          <w:szCs w:val="21"/>
        </w:rPr>
      </w:pPr>
    </w:p>
    <w:p w:rsidR="008D5ECF" w:rsidRPr="00515330" w:rsidRDefault="00534A98">
      <w:pPr>
        <w:pBdr>
          <w:top w:val="nil"/>
          <w:left w:val="nil"/>
          <w:bottom w:val="nil"/>
          <w:right w:val="nil"/>
          <w:between w:val="nil"/>
        </w:pBdr>
        <w:ind w:left="5040"/>
        <w:jc w:val="both"/>
        <w:rPr>
          <w:rFonts w:ascii="Calibri" w:eastAsia="Calibri" w:hAnsi="Calibri" w:cs="Calibri"/>
          <w:color w:val="000000"/>
          <w:sz w:val="22"/>
          <w:szCs w:val="22"/>
          <w:u w:val="single"/>
        </w:rPr>
      </w:pPr>
      <w:r w:rsidRPr="00515330">
        <w:rPr>
          <w:rFonts w:ascii="Calibri" w:eastAsia="Calibri" w:hAnsi="Calibri" w:cs="Calibri"/>
          <w:color w:val="000000"/>
          <w:sz w:val="22"/>
          <w:szCs w:val="22"/>
          <w:u w:val="single"/>
        </w:rPr>
        <w:t xml:space="preserve">Drafted by: </w:t>
      </w:r>
      <w:proofErr w:type="spellStart"/>
      <w:r w:rsidRPr="00515330">
        <w:rPr>
          <w:rFonts w:ascii="Calibri" w:eastAsia="Calibri" w:hAnsi="Calibri" w:cs="Calibri"/>
          <w:color w:val="000000"/>
          <w:sz w:val="22"/>
          <w:szCs w:val="22"/>
          <w:u w:val="single"/>
        </w:rPr>
        <w:t>Sankalp</w:t>
      </w:r>
      <w:proofErr w:type="spellEnd"/>
      <w:r w:rsidRPr="00515330">
        <w:rPr>
          <w:rFonts w:ascii="Calibri" w:eastAsia="Calibri" w:hAnsi="Calibri" w:cs="Calibri"/>
          <w:color w:val="000000"/>
          <w:sz w:val="22"/>
          <w:szCs w:val="22"/>
          <w:u w:val="single"/>
        </w:rPr>
        <w:t xml:space="preserve"> Law Associates </w:t>
      </w:r>
    </w:p>
    <w:sectPr w:rsidR="008D5ECF" w:rsidRPr="00515330">
      <w:headerReference w:type="even" r:id="rId7"/>
      <w:footerReference w:type="default" r:id="rId8"/>
      <w:pgSz w:w="12240" w:h="20160"/>
      <w:pgMar w:top="1701" w:right="1109" w:bottom="3544" w:left="225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142E" w:rsidRDefault="00D4142E">
      <w:r>
        <w:separator/>
      </w:r>
    </w:p>
  </w:endnote>
  <w:endnote w:type="continuationSeparator" w:id="0">
    <w:p w:rsidR="00D4142E" w:rsidRDefault="00D41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7F4A1991-1958-49F5-A143-8ACC1210451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B2AD1C9-1BE8-4C84-A110-24BE70E50D97}"/>
    <w:embedBoldItalic r:id="rId3" w:fontKey="{7C53010A-66AD-4ABD-BFE3-47628E180DB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5C8D3D7-2ED1-4FBF-B9EF-BC523A370BD9}"/>
  </w:font>
  <w:font w:name="Cambria">
    <w:panose1 w:val="02040503050406030204"/>
    <w:charset w:val="00"/>
    <w:family w:val="roman"/>
    <w:pitch w:val="variable"/>
    <w:sig w:usb0="E00006FF" w:usb1="420024FF" w:usb2="02000000" w:usb3="00000000" w:csb0="0000019F" w:csb1="00000000"/>
    <w:embedRegular r:id="rId5" w:fontKey="{3BF8888F-E65D-4F5E-A979-2F3D5F58AED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5ECF" w:rsidRDefault="00534A9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F014F0">
      <w:rPr>
        <w:noProof/>
        <w:color w:val="000000"/>
      </w:rPr>
      <w:t>5</w:t>
    </w:r>
    <w:r>
      <w:rPr>
        <w:color w:val="000000"/>
      </w:rPr>
      <w:fldChar w:fldCharType="end"/>
    </w:r>
  </w:p>
  <w:p w:rsidR="008D5ECF" w:rsidRDefault="008D5EC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142E" w:rsidRDefault="00D4142E">
      <w:r>
        <w:separator/>
      </w:r>
    </w:p>
  </w:footnote>
  <w:footnote w:type="continuationSeparator" w:id="0">
    <w:p w:rsidR="00D4142E" w:rsidRDefault="00D414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5ECF" w:rsidRDefault="00534A9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rsidR="008D5ECF" w:rsidRDefault="008D5ECF">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CB1AF1"/>
    <w:multiLevelType w:val="multilevel"/>
    <w:tmpl w:val="8388614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92B7565"/>
    <w:multiLevelType w:val="multilevel"/>
    <w:tmpl w:val="F06CDD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ECF"/>
    <w:rsid w:val="003A1A67"/>
    <w:rsid w:val="00515330"/>
    <w:rsid w:val="00534A98"/>
    <w:rsid w:val="008D5ECF"/>
    <w:rsid w:val="00D4142E"/>
    <w:rsid w:val="00F01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2CF5E2-AE79-460F-88C5-3A583E02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widowControl/>
      <w:spacing w:after="200" w:line="276" w:lineRule="auto"/>
      <w:ind w:left="432" w:hanging="432"/>
      <w:outlineLvl w:val="0"/>
    </w:pPr>
    <w:rPr>
      <w:rFonts w:ascii="Calibri" w:eastAsia="Calibri" w:hAnsi="Calibri" w:cs="Calibri"/>
      <w:b/>
      <w:bCs/>
      <w:i/>
      <w:iCs/>
      <w:sz w:val="16"/>
      <w:szCs w:val="16"/>
    </w:rPr>
  </w:style>
  <w:style w:type="paragraph" w:styleId="Heading2">
    <w:name w:val="heading 2"/>
    <w:basedOn w:val="Normal"/>
    <w:next w:val="Normal"/>
    <w:pPr>
      <w:keepNext/>
      <w:spacing w:before="240" w:after="60"/>
      <w:ind w:left="576" w:hanging="576"/>
      <w:outlineLvl w:val="1"/>
    </w:pPr>
    <w:rPr>
      <w:rFonts w:ascii="Arial" w:eastAsia="Arial" w:hAnsi="Arial" w:cs="Arial"/>
      <w:b/>
      <w:bCs/>
      <w:i/>
      <w:iCs/>
      <w:sz w:val="28"/>
      <w:szCs w:val="2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1723</Words>
  <Characters>9826</Characters>
  <Application>Microsoft Office Word</Application>
  <DocSecurity>0</DocSecurity>
  <Lines>81</Lines>
  <Paragraphs>23</Paragraphs>
  <ScaleCrop>false</ScaleCrop>
  <Company/>
  <LinksUpToDate>false</LinksUpToDate>
  <CharactersWithSpaces>11526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Akshat Bhardwaj</cp:lastModifiedBy>
  <cp:revision>4</cp:revision>
  <dcterms:created xsi:type="dcterms:W3CDTF">2026-06-25T06:29:00Z</dcterms:created>
  <dcterms:modified xsi:type="dcterms:W3CDTF">2026-06-25T06:50:00Z</dcterms:modified>
</cp:coreProperties>
</file>